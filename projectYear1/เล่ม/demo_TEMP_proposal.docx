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4B7B" w:rsidRPr="007E1467" w:rsidRDefault="00CB4B7B" w:rsidP="00991A87">
      <w:pPr>
        <w:spacing w:line="240" w:lineRule="auto"/>
        <w:jc w:val="center"/>
      </w:pPr>
      <w:r w:rsidRPr="007E1467">
        <w:rPr>
          <w:noProof/>
        </w:rPr>
        <w:drawing>
          <wp:inline distT="0" distB="0" distL="0" distR="0" wp14:anchorId="42E7CB06" wp14:editId="51646CE3">
            <wp:extent cx="1280160" cy="142097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rapha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393" cy="14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7B" w:rsidRPr="007E1467" w:rsidRDefault="00CB4B7B" w:rsidP="00991A87">
      <w:pPr>
        <w:pStyle w:val="Title"/>
        <w:spacing w:line="240" w:lineRule="auto"/>
        <w:rPr>
          <w:b w:val="0"/>
          <w:bCs w:val="0"/>
          <w:sz w:val="32"/>
          <w:szCs w:val="32"/>
        </w:rPr>
      </w:pPr>
    </w:p>
    <w:p w:rsidR="00CB4B7B" w:rsidRPr="0017145E" w:rsidRDefault="00212464" w:rsidP="00991A87">
      <w:pPr>
        <w:pStyle w:val="Title"/>
        <w:spacing w:line="240" w:lineRule="auto"/>
      </w:pPr>
      <w:r>
        <w:rPr>
          <w:rFonts w:hint="cs"/>
          <w:cs/>
        </w:rPr>
        <w:t>โครง</w:t>
      </w:r>
      <w:r>
        <w:rPr>
          <w:cs/>
        </w:rPr>
        <w:t>งาน</w:t>
      </w:r>
      <w:r w:rsidR="008703C3">
        <w:t>………………</w:t>
      </w:r>
    </w:p>
    <w:p w:rsidR="00CB4B7B" w:rsidRDefault="00CB4B7B" w:rsidP="00991A87">
      <w:pPr>
        <w:spacing w:line="240" w:lineRule="auto"/>
        <w:rPr>
          <w:b/>
          <w:bCs/>
          <w:color w:val="000000" w:themeColor="text1"/>
        </w:rPr>
      </w:pPr>
    </w:p>
    <w:p w:rsidR="008703C3" w:rsidRDefault="008703C3" w:rsidP="00991A87">
      <w:pPr>
        <w:spacing w:line="240" w:lineRule="auto"/>
        <w:rPr>
          <w:b/>
          <w:bCs/>
          <w:color w:val="000000" w:themeColor="text1"/>
        </w:rPr>
      </w:pPr>
    </w:p>
    <w:p w:rsidR="008703C3" w:rsidRDefault="008703C3" w:rsidP="00991A87">
      <w:pPr>
        <w:spacing w:line="240" w:lineRule="auto"/>
        <w:rPr>
          <w:rFonts w:hint="cs"/>
          <w:b/>
          <w:bCs/>
          <w:color w:val="000000" w:themeColor="text1"/>
        </w:rPr>
      </w:pPr>
    </w:p>
    <w:p w:rsidR="00CC4864" w:rsidRPr="00102C99" w:rsidRDefault="00CC4864" w:rsidP="00991A87">
      <w:pPr>
        <w:spacing w:line="240" w:lineRule="auto"/>
        <w:rPr>
          <w:rFonts w:hint="cs"/>
          <w:b/>
          <w:bCs/>
          <w:color w:val="000000" w:themeColor="text1"/>
        </w:rPr>
      </w:pPr>
    </w:p>
    <w:p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:rsidR="00CB4B7B" w:rsidRPr="00102C99" w:rsidRDefault="00102C99" w:rsidP="00991A87">
      <w:pPr>
        <w:pStyle w:val="Subtitle"/>
        <w:spacing w:line="240" w:lineRule="auto"/>
        <w:rPr>
          <w:rStyle w:val="SubtleEmphasis"/>
          <w:b/>
          <w:bCs/>
          <w:color w:val="FF0000"/>
          <w:cs/>
        </w:rPr>
      </w:pPr>
      <w:r w:rsidRPr="00102C99">
        <w:rPr>
          <w:rStyle w:val="SubtleEmphasis"/>
          <w:rFonts w:hint="cs"/>
          <w:b/>
          <w:bCs/>
          <w:color w:val="FF0000"/>
          <w:cs/>
        </w:rPr>
        <w:t>ชื่อ นามสกุล</w:t>
      </w:r>
    </w:p>
    <w:p w:rsidR="00957B98" w:rsidRPr="00102C99" w:rsidRDefault="00957B98" w:rsidP="00991A87">
      <w:pPr>
        <w:spacing w:line="240" w:lineRule="auto"/>
        <w:rPr>
          <w:b/>
          <w:bCs/>
          <w:color w:val="000000" w:themeColor="text1"/>
        </w:rPr>
      </w:pPr>
    </w:p>
    <w:p w:rsidR="00CB4B7B" w:rsidRPr="00102C99" w:rsidRDefault="00CB4B7B" w:rsidP="00991A87">
      <w:pPr>
        <w:pStyle w:val="Subtitle"/>
        <w:spacing w:line="240" w:lineRule="auto"/>
        <w:rPr>
          <w:b/>
          <w:bCs/>
          <w:color w:val="000000" w:themeColor="text1"/>
          <w:sz w:val="32"/>
          <w:szCs w:val="32"/>
        </w:rPr>
      </w:pPr>
    </w:p>
    <w:p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:rsidR="00CB4B7B" w:rsidRDefault="00CB4B7B" w:rsidP="00991A87">
      <w:pPr>
        <w:pStyle w:val="a3"/>
        <w:spacing w:line="240" w:lineRule="auto"/>
        <w:jc w:val="both"/>
      </w:pPr>
    </w:p>
    <w:p w:rsidR="00CC4864" w:rsidRDefault="00CC4864" w:rsidP="00991A87">
      <w:pPr>
        <w:pStyle w:val="a3"/>
        <w:spacing w:line="240" w:lineRule="auto"/>
        <w:jc w:val="both"/>
        <w:rPr>
          <w:rFonts w:hint="cs"/>
        </w:rPr>
      </w:pPr>
    </w:p>
    <w:p w:rsidR="00991A87" w:rsidRPr="007E1467" w:rsidRDefault="00991A87" w:rsidP="00991A87">
      <w:pPr>
        <w:pStyle w:val="a3"/>
        <w:spacing w:line="240" w:lineRule="auto"/>
        <w:jc w:val="both"/>
      </w:pPr>
    </w:p>
    <w:p w:rsidR="00CB4B7B" w:rsidRPr="0017145E" w:rsidRDefault="00CB4B7B" w:rsidP="00991A87">
      <w:pPr>
        <w:pStyle w:val="a3"/>
        <w:spacing w:line="240" w:lineRule="auto"/>
        <w:rPr>
          <w:b/>
          <w:bCs/>
        </w:rPr>
      </w:pPr>
      <w:r w:rsidRPr="0017145E">
        <w:rPr>
          <w:b/>
          <w:bCs/>
          <w:cs/>
        </w:rPr>
        <w:t>รายงานนี้เป็นส่วนหนึ่งของ</w:t>
      </w:r>
      <w:r w:rsidR="00CC4864">
        <w:rPr>
          <w:rFonts w:hint="cs"/>
          <w:b/>
          <w:bCs/>
          <w:cs/>
        </w:rPr>
        <w:t>ราย</w:t>
      </w:r>
      <w:r w:rsidR="00CC4864" w:rsidRPr="00CC4864">
        <w:rPr>
          <w:rFonts w:hint="cs"/>
          <w:b/>
          <w:bCs/>
          <w:color w:val="FF0000"/>
          <w:cs/>
        </w:rPr>
        <w:t>วิชา.........</w:t>
      </w:r>
      <w:r w:rsidRPr="00CC4864">
        <w:rPr>
          <w:b/>
          <w:bCs/>
          <w:color w:val="FF0000"/>
          <w:cs/>
        </w:rPr>
        <w:t xml:space="preserve"> </w:t>
      </w:r>
      <w:r w:rsidRPr="0017145E">
        <w:rPr>
          <w:b/>
          <w:bCs/>
          <w:cs/>
        </w:rPr>
        <w:t>หลักสูตรปริญญาวิทยาศาสตรบัณฑิต</w:t>
      </w:r>
    </w:p>
    <w:p w:rsidR="00CB4B7B" w:rsidRPr="0017145E" w:rsidRDefault="00CB4B7B" w:rsidP="00991A87">
      <w:pPr>
        <w:pStyle w:val="a3"/>
        <w:spacing w:line="240" w:lineRule="auto"/>
        <w:rPr>
          <w:b/>
          <w:bCs/>
        </w:rPr>
      </w:pPr>
      <w:r w:rsidRPr="0017145E">
        <w:rPr>
          <w:b/>
          <w:bCs/>
          <w:cs/>
        </w:rPr>
        <w:t>สาขาวิชาวิศวกรรมซอฟต์แวร์ คณะวิทยาการสารสนเทศ  มหาวิทยาลัยบูรพา</w:t>
      </w:r>
    </w:p>
    <w:p w:rsidR="00CB4B7B" w:rsidRPr="0017145E" w:rsidRDefault="00CB4B7B" w:rsidP="00991A87">
      <w:pPr>
        <w:pStyle w:val="a3"/>
        <w:spacing w:line="240" w:lineRule="auto"/>
        <w:rPr>
          <w:b/>
          <w:bCs/>
        </w:rPr>
      </w:pPr>
      <w:r w:rsidRPr="0017145E">
        <w:rPr>
          <w:b/>
          <w:bCs/>
          <w:cs/>
        </w:rPr>
        <w:t xml:space="preserve">ปีการศึกษา </w:t>
      </w:r>
      <w:r w:rsidR="0053375D" w:rsidRPr="0017145E">
        <w:rPr>
          <w:b/>
          <w:bCs/>
        </w:rPr>
        <w:t>2560</w:t>
      </w:r>
    </w:p>
    <w:p w:rsidR="00CB4B7B" w:rsidRPr="0017145E" w:rsidRDefault="00CB4B7B" w:rsidP="00991A87">
      <w:pPr>
        <w:pStyle w:val="a3"/>
        <w:spacing w:line="240" w:lineRule="auto"/>
        <w:rPr>
          <w:b/>
          <w:bCs/>
          <w:cs/>
        </w:rPr>
        <w:sectPr w:rsidR="00CB4B7B" w:rsidRPr="0017145E" w:rsidSect="00991A87">
          <w:pgSz w:w="11906" w:h="16838" w:code="9"/>
          <w:pgMar w:top="2160" w:right="1152" w:bottom="1008" w:left="1872" w:header="0" w:footer="0" w:gutter="0"/>
          <w:cols w:space="708"/>
          <w:docGrid w:linePitch="435"/>
        </w:sectPr>
      </w:pPr>
      <w:r w:rsidRPr="0017145E">
        <w:rPr>
          <w:b/>
          <w:bCs/>
          <w:cs/>
        </w:rPr>
        <w:t>ลิขสิทธิ์ของคณะวิทยาการสารสนเทศ  มหาวิทยาลัยบูรพา</w:t>
      </w:r>
    </w:p>
    <w:p w:rsidR="008007CD" w:rsidRPr="0017145E" w:rsidRDefault="006134ED" w:rsidP="00991A87">
      <w:pPr>
        <w:pStyle w:val="Heading1"/>
        <w:numPr>
          <w:ilvl w:val="0"/>
          <w:numId w:val="0"/>
        </w:numPr>
        <w:spacing w:line="240" w:lineRule="auto"/>
      </w:pPr>
      <w:bookmarkStart w:id="0" w:name="_Toc487543070"/>
      <w:r w:rsidRPr="0017145E">
        <w:rPr>
          <w:cs/>
        </w:rPr>
        <w:lastRenderedPageBreak/>
        <w:t>กิตติกรรมประกาศ</w:t>
      </w:r>
      <w:bookmarkEnd w:id="0"/>
    </w:p>
    <w:p w:rsidR="00CB18C9" w:rsidRPr="007E1467" w:rsidRDefault="00CB18C9" w:rsidP="00991A87">
      <w:pPr>
        <w:spacing w:line="240" w:lineRule="auto"/>
        <w:jc w:val="center"/>
      </w:pPr>
    </w:p>
    <w:p w:rsidR="0074485A" w:rsidRPr="007E1467" w:rsidRDefault="0074485A" w:rsidP="00991A87">
      <w:pPr>
        <w:tabs>
          <w:tab w:val="left" w:pos="3360"/>
        </w:tabs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รายงานผลการดำเนินการวิชาสหกิจศึกษาฉบับนี้ จะไม่สำเร็จลุล่วงหากปราศจากความ</w:t>
      </w:r>
      <w:r w:rsidR="00A6080A" w:rsidRPr="007E1467">
        <w:rPr>
          <w:color w:val="FF0000"/>
          <w:cs/>
        </w:rPr>
        <w:t xml:space="preserve"> </w:t>
      </w:r>
      <w:r w:rsidRPr="007E1467">
        <w:rPr>
          <w:color w:val="FF0000"/>
          <w:cs/>
        </w:rPr>
        <w:t xml:space="preserve">อนุเคราะห์และการสนับสนุนของบุคคลเหล่านี้ ซึ่งผู้ปฏิบัติงานสหกิจศึกษาใคร่ขอกราบขอบพระคุณอย่างสูงไว้ ณ โอกาสนี้ </w:t>
      </w:r>
    </w:p>
    <w:p w:rsidR="00804310" w:rsidRPr="007E1467" w:rsidRDefault="00804310" w:rsidP="00991A87">
      <w:pPr>
        <w:tabs>
          <w:tab w:val="left" w:pos="3360"/>
        </w:tabs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1.</w:t>
      </w:r>
    </w:p>
    <w:p w:rsidR="00804310" w:rsidRPr="007E1467" w:rsidRDefault="00804310" w:rsidP="00991A87">
      <w:pPr>
        <w:tabs>
          <w:tab w:val="left" w:pos="3360"/>
        </w:tabs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2.</w:t>
      </w:r>
    </w:p>
    <w:p w:rsidR="00804310" w:rsidRPr="007E1467" w:rsidRDefault="00804310" w:rsidP="00991A87">
      <w:pPr>
        <w:tabs>
          <w:tab w:val="left" w:pos="3360"/>
        </w:tabs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3.</w:t>
      </w:r>
    </w:p>
    <w:p w:rsidR="008007CD" w:rsidRPr="007E1467" w:rsidRDefault="0074485A" w:rsidP="00991A87">
      <w:pPr>
        <w:spacing w:after="0"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นอกจากนี้ขอขอบคุณเพื่อนร่วมงานสหกิจศึกษาในสถานประกอบการเดียวกันนี้ทุกคนที่ไม่ได้เอ่ยนามในการทำงานร่วมกัน และช่วยสร้างบรรยากาศในการทำงานให้สนุกและเป็นกันเอง</w:t>
      </w:r>
    </w:p>
    <w:p w:rsidR="00CB18C9" w:rsidRPr="007E1467" w:rsidRDefault="00CB18C9" w:rsidP="00991A87">
      <w:pPr>
        <w:spacing w:line="240" w:lineRule="auto"/>
        <w:ind w:firstLine="720"/>
      </w:pPr>
    </w:p>
    <w:p w:rsidR="0074485A" w:rsidRPr="007E1467" w:rsidRDefault="008007CD" w:rsidP="00991A87">
      <w:pPr>
        <w:tabs>
          <w:tab w:val="left" w:pos="3360"/>
        </w:tabs>
        <w:spacing w:line="240" w:lineRule="auto"/>
        <w:ind w:firstLine="720"/>
        <w:jc w:val="right"/>
        <w:rPr>
          <w:color w:val="FF0000"/>
        </w:rPr>
      </w:pPr>
      <w:r w:rsidRPr="007E1467">
        <w:rPr>
          <w:cs/>
        </w:rPr>
        <w:t xml:space="preserve"> </w:t>
      </w:r>
      <w:r w:rsidR="002F57EA" w:rsidRPr="007E1467">
        <w:rPr>
          <w:color w:val="FF0000"/>
          <w:cs/>
        </w:rPr>
        <w:t>ชื่อ</w:t>
      </w:r>
      <w:r w:rsidR="00BC59B9" w:rsidRPr="007E1467">
        <w:rPr>
          <w:color w:val="FF0000"/>
          <w:cs/>
        </w:rPr>
        <w:t xml:space="preserve"> นามสกุล </w:t>
      </w:r>
      <w:r w:rsidR="002F57EA" w:rsidRPr="007E1467">
        <w:rPr>
          <w:color w:val="FF0000"/>
          <w:cs/>
        </w:rPr>
        <w:t>นิสิตผู้ปฏิบัติงาน</w:t>
      </w:r>
    </w:p>
    <w:p w:rsidR="00767647" w:rsidRPr="007E1467" w:rsidRDefault="00767647" w:rsidP="00991A87">
      <w:pPr>
        <w:tabs>
          <w:tab w:val="left" w:pos="3360"/>
        </w:tabs>
        <w:spacing w:line="240" w:lineRule="auto"/>
        <w:ind w:firstLine="720"/>
        <w:jc w:val="right"/>
        <w:rPr>
          <w:color w:val="FF0000"/>
        </w:rPr>
      </w:pPr>
    </w:p>
    <w:p w:rsidR="00797FE4" w:rsidRPr="007E1467" w:rsidRDefault="00797FE4" w:rsidP="00991A8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6816"/>
        </w:tabs>
        <w:spacing w:line="240" w:lineRule="auto"/>
        <w:jc w:val="left"/>
        <w:rPr>
          <w:cs/>
        </w:rPr>
      </w:pP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</w:p>
    <w:p w:rsidR="008007CD" w:rsidRPr="007E1467" w:rsidRDefault="00797FE4" w:rsidP="00991A87">
      <w:pPr>
        <w:tabs>
          <w:tab w:val="center" w:pos="4297"/>
          <w:tab w:val="left" w:pos="6816"/>
        </w:tabs>
        <w:spacing w:line="240" w:lineRule="auto"/>
        <w:jc w:val="left"/>
        <w:rPr>
          <w:cs/>
        </w:rPr>
        <w:sectPr w:rsidR="008007CD" w:rsidRPr="007E1467" w:rsidSect="00991A87">
          <w:headerReference w:type="default" r:id="rId9"/>
          <w:headerReference w:type="first" r:id="rId10"/>
          <w:pgSz w:w="11906" w:h="16838" w:code="9"/>
          <w:pgMar w:top="2160" w:right="1152" w:bottom="1008" w:left="1872" w:header="1008" w:footer="720" w:gutter="0"/>
          <w:pgNumType w:fmt="thaiLetters" w:start="1"/>
          <w:cols w:space="720"/>
          <w:docGrid w:linePitch="435"/>
        </w:sectPr>
      </w:pPr>
      <w:r w:rsidRPr="007E1467">
        <w:rPr>
          <w:cs/>
        </w:rPr>
        <w:tab/>
      </w:r>
    </w:p>
    <w:p w:rsidR="00A175DD" w:rsidRPr="00FC7A30" w:rsidRDefault="00A175DD" w:rsidP="00991A87">
      <w:pPr>
        <w:pStyle w:val="Heading1"/>
        <w:numPr>
          <w:ilvl w:val="0"/>
          <w:numId w:val="0"/>
        </w:numPr>
        <w:spacing w:line="240" w:lineRule="auto"/>
      </w:pPr>
      <w:bookmarkStart w:id="1" w:name="_Toc487543072"/>
      <w:bookmarkStart w:id="2" w:name="_GoBack"/>
      <w:bookmarkEnd w:id="2"/>
      <w:r w:rsidRPr="00FC7A30">
        <w:rPr>
          <w:rFonts w:hint="cs"/>
          <w:cs/>
        </w:rPr>
        <w:lastRenderedPageBreak/>
        <w:t>สารบัญ</w:t>
      </w:r>
      <w:bookmarkEnd w:id="1"/>
    </w:p>
    <w:sdt>
      <w:sdtPr>
        <w:id w:val="-16187565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175DD" w:rsidRPr="007E1467" w:rsidRDefault="00A13A99" w:rsidP="00991A87">
          <w:pPr>
            <w:spacing w:line="240" w:lineRule="auto"/>
          </w:pPr>
          <w:r w:rsidRPr="007E1467">
            <w:tab/>
          </w:r>
          <w:r w:rsidRPr="007E1467">
            <w:tab/>
          </w:r>
          <w:r w:rsidRPr="007E1467">
            <w:tab/>
          </w:r>
          <w:r w:rsidRPr="007E1467">
            <w:tab/>
          </w:r>
          <w:r w:rsidRPr="007E1467">
            <w:tab/>
          </w:r>
          <w:r w:rsidRPr="007E1467">
            <w:tab/>
          </w:r>
          <w:r w:rsidRPr="007E1467">
            <w:tab/>
          </w:r>
          <w:r w:rsidRPr="007E1467">
            <w:tab/>
          </w:r>
          <w:r w:rsidRPr="007E1467">
            <w:tab/>
          </w:r>
          <w:r w:rsidRPr="007E1467">
            <w:tab/>
          </w:r>
          <w:r w:rsidRPr="007E1467">
            <w:tab/>
          </w:r>
          <w:r w:rsidRPr="007E1467">
            <w:rPr>
              <w:cs/>
            </w:rPr>
            <w:t xml:space="preserve">    หน้า</w:t>
          </w:r>
        </w:p>
        <w:p w:rsidR="007E1467" w:rsidRPr="007E1467" w:rsidRDefault="00A175DD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r w:rsidRPr="007E146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fldChar w:fldCharType="begin"/>
          </w:r>
          <w:r w:rsidRPr="007E146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instrText xml:space="preserve"> TOC \o </w:instrText>
          </w:r>
          <w:r w:rsidRPr="007E146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  <w:cs/>
            </w:rPr>
            <w:instrText>"</w:instrText>
          </w:r>
          <w:r w:rsidRPr="007E146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instrText>1</w:instrText>
          </w:r>
          <w:r w:rsidRPr="007E146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  <w:cs/>
            </w:rPr>
            <w:instrText>-</w:instrText>
          </w:r>
          <w:r w:rsidRPr="007E146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instrText>3</w:instrText>
          </w:r>
          <w:r w:rsidRPr="007E146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  <w:cs/>
            </w:rPr>
            <w:instrText xml:space="preserve">" </w:instrText>
          </w:r>
          <w:r w:rsidRPr="007E146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instrText xml:space="preserve">\h \z \u </w:instrText>
          </w:r>
          <w:r w:rsidRPr="007E146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fldChar w:fldCharType="separate"/>
          </w:r>
          <w:hyperlink w:anchor="_Toc487543070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กิตติกรรมประกาศ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_Toc487543070 \h </w:instrTex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941DF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  <w:cs/>
              </w:rPr>
              <w:t>ก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071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บทคัดย่อ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_Toc487543071 \h </w:instrTex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941DF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  <w:cs/>
              </w:rPr>
              <w:t>ข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072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สารบัญ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_Toc487543072 \h </w:instrTex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941DF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  <w:cs/>
              </w:rPr>
              <w:t>ค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073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สารบัญ</w:t>
            </w:r>
            <w:r w:rsidR="00BC7197">
              <w:rPr>
                <w:rStyle w:val="Hyperlink"/>
                <w:rFonts w:ascii="TH SarabunPSK" w:hAnsi="TH SarabunPSK" w:cs="TH SarabunPSK" w:hint="cs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รูป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ภาพ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_Toc487543073 \h </w:instrTex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941DF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  <w:cs/>
              </w:rPr>
              <w:t>จ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E1467" w:rsidRDefault="008248E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Style w:val="Hyperlink"/>
              <w:rFonts w:ascii="TH SarabunPSK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074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สารบัญตาราง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_Toc487543074 \h </w:instrTex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941DF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  <w:cs/>
              </w:rPr>
              <w:t>ฉ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E516AD" w:rsidRPr="00E516AD" w:rsidRDefault="00E516AD" w:rsidP="00991A87">
          <w:pPr>
            <w:spacing w:line="240" w:lineRule="auto"/>
            <w:rPr>
              <w:noProof/>
            </w:rPr>
          </w:pPr>
          <w:r>
            <w:rPr>
              <w:rFonts w:hint="cs"/>
              <w:noProof/>
              <w:cs/>
            </w:rPr>
            <w:t>บทที่</w:t>
          </w:r>
        </w:p>
        <w:p w:rsidR="007E1467" w:rsidRPr="007E1467" w:rsidRDefault="008248E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075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1</w:t>
            </w:r>
            <w:r w:rsidR="00E516AD">
              <w:rPr>
                <w:rStyle w:val="Hyperlink"/>
                <w:rFonts w:ascii="TH SarabunPSK" w:hAnsi="TH SarabunPSK" w:cs="TH SarabunPSK" w:hint="cs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.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บทนำ</w:t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076" w:history="1"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ข้อมูลของ</w:t>
            </w:r>
            <w:r w:rsidR="008373F2">
              <w:rPr>
                <w:rStyle w:val="Hyperlink"/>
                <w:cs/>
              </w:rPr>
              <w:t>[</w:t>
            </w:r>
            <w:r w:rsidR="007E1467" w:rsidRPr="007E1467">
              <w:rPr>
                <w:rStyle w:val="Hyperlink"/>
                <w:cs/>
              </w:rPr>
              <w:t>ชื่อสถานประกอบการ</w:t>
            </w:r>
            <w:r w:rsidR="008373F2">
              <w:rPr>
                <w:rStyle w:val="Hyperlink"/>
                <w:cs/>
              </w:rPr>
              <w:t>]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_Toc487543076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1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084" w:history="1"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2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ปัญหาหรือความจำเป็นในการปฏิบัติงานสหกิจศึกษา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_Toc487543084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4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085" w:history="1"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3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วัตถุประสงค์ของโครงงานสหกิจศึกษาที่ได้รับมอบหมาย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_Toc487543085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5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086" w:history="1"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4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เครื่องมือที่ใช้ในการพัฒนา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_Toc487543086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5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087" w:history="1"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5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ขอบเขตของงานสหกิจศึกษาและข้อจำกัดของปัญหา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_Toc487543087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5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095" w:history="1"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6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แผนในการปฏิบัติงานสหกิจศึกษา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_Toc487543095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7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096" w:history="1"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7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ดัชนีชี้วัดความสำเร็จของการปฏิบัติงานสหกิจศึกษา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_Toc487543096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8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097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2</w:t>
            </w:r>
            <w:r w:rsidR="00E516AD">
              <w:rPr>
                <w:rStyle w:val="Hyperlink"/>
                <w:rFonts w:ascii="TH SarabunPSK" w:hAnsi="TH SarabunPSK" w:cs="TH SarabunPSK" w:hint="cs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.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หลักการและทฤษฎีที่เกี่ยวข้อง</w:t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098" w:history="1">
            <w:r w:rsidR="007E1467" w:rsidRPr="007E1467">
              <w:rPr>
                <w:rStyle w:val="Hyperlink"/>
              </w:rPr>
              <w:t>2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นิยามศัพท์เฉพาะ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_Toc487543098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9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099" w:history="1">
            <w:r w:rsidR="007E1467" w:rsidRPr="007E1467">
              <w:rPr>
                <w:rStyle w:val="Hyperlink"/>
              </w:rPr>
              <w:t>2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2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งานวิจัยหรือบทความที่เกี่ยวข้อง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_Toc487543099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10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04" w:history="1">
            <w:r w:rsidR="007E1467" w:rsidRPr="007E1467">
              <w:rPr>
                <w:rStyle w:val="Hyperlink"/>
              </w:rPr>
              <w:t>2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3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ระบบสารสนเทศที่เกี่ยวข้อง (ถ้ามี)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_Toc487543104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12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06" w:history="1">
            <w:r w:rsidR="007E1467" w:rsidRPr="007E1467">
              <w:rPr>
                <w:rStyle w:val="Hyperlink"/>
              </w:rPr>
              <w:t>2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4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เครื่องมือและเทคโนโลยีที่ใช้ในการปฏิบัติงานสหกิจศึกษา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_Toc487543106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13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110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3</w:t>
            </w:r>
            <w:r w:rsidR="00E516AD">
              <w:rPr>
                <w:rStyle w:val="Hyperlink"/>
                <w:rFonts w:ascii="TH SarabunPSK" w:hAnsi="TH SarabunPSK" w:cs="TH SarabunPSK" w:hint="cs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.</w:t>
            </w:r>
            <w:r w:rsidR="00B32101">
              <w:rPr>
                <w:rStyle w:val="Hyperlink"/>
                <w:rFonts w:ascii="TH SarabunPSK" w:hAnsi="TH SarabunPSK" w:cs="TH SarabunPSK" w:hint="cs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รายละเอียดของการปฏิบัติงานสหกิจศึกษา</w:t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11" w:history="1">
            <w:r w:rsidR="007E1467" w:rsidRPr="007E1467">
              <w:rPr>
                <w:rStyle w:val="Hyperlink"/>
              </w:rPr>
              <w:t>3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วิเคราะห์และออกแบบการทำงานของระบบสารสนเทศ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_Toc487543111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16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18" w:history="1">
            <w:r w:rsidR="007E1467" w:rsidRPr="007E1467">
              <w:rPr>
                <w:rStyle w:val="Hyperlink"/>
              </w:rPr>
              <w:t>3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2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 xml:space="preserve">วิเคราะห์และออกแบบอัลกอริทึม (รวมถึงอัลกอริทึมทาง </w:t>
            </w:r>
            <w:r w:rsidR="007E1467" w:rsidRPr="007E1467">
              <w:rPr>
                <w:rStyle w:val="Hyperlink"/>
              </w:rPr>
              <w:t>Math Modeling</w:t>
            </w:r>
            <w:r w:rsidR="007E1467" w:rsidRPr="007E1467">
              <w:rPr>
                <w:rStyle w:val="Hyperlink"/>
                <w:cs/>
              </w:rPr>
              <w:t>)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_Toc487543118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28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21" w:history="1">
            <w:r w:rsidR="007E1467" w:rsidRPr="007E1467">
              <w:rPr>
                <w:rStyle w:val="Hyperlink"/>
              </w:rPr>
              <w:t>3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3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วิเคราะห์และออกแบบฐานข้อมูล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_Toc487543121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28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DD6D2D" w:rsidRPr="00FC7A30" w:rsidRDefault="00DD6D2D" w:rsidP="00991A87">
          <w:pPr>
            <w:pStyle w:val="Heading1"/>
            <w:numPr>
              <w:ilvl w:val="0"/>
              <w:numId w:val="0"/>
            </w:numPr>
            <w:spacing w:line="240" w:lineRule="auto"/>
            <w:rPr>
              <w:noProof/>
            </w:rPr>
          </w:pPr>
          <w:r w:rsidRPr="00FC7A30">
            <w:rPr>
              <w:rFonts w:hint="cs"/>
              <w:noProof/>
              <w:cs/>
            </w:rPr>
            <w:lastRenderedPageBreak/>
            <w:t>สารบัญ</w:t>
          </w:r>
          <w:r w:rsidRPr="00FC7A30">
            <w:rPr>
              <w:noProof/>
              <w:cs/>
            </w:rPr>
            <w:t xml:space="preserve"> (</w:t>
          </w:r>
          <w:r w:rsidRPr="00FC7A30">
            <w:rPr>
              <w:rFonts w:hint="cs"/>
              <w:noProof/>
              <w:cs/>
            </w:rPr>
            <w:t>ต่อ</w:t>
          </w:r>
          <w:r w:rsidRPr="00FC7A30">
            <w:rPr>
              <w:noProof/>
              <w:cs/>
            </w:rPr>
            <w:t>)</w:t>
          </w:r>
        </w:p>
        <w:p w:rsidR="00DD6D2D" w:rsidRDefault="00DD6D2D" w:rsidP="00991A87">
          <w:pPr>
            <w:pStyle w:val="TOC2"/>
            <w:tabs>
              <w:tab w:val="clear" w:pos="960"/>
              <w:tab w:val="clear" w:pos="8584"/>
              <w:tab w:val="right" w:pos="8594"/>
            </w:tabs>
            <w:spacing w:line="240" w:lineRule="auto"/>
          </w:pPr>
          <w:r>
            <w:rPr>
              <w:rFonts w:hint="cs"/>
              <w:cs/>
            </w:rPr>
            <w:t>บทที่</w:t>
          </w:r>
          <w:r>
            <w:rPr>
              <w:cs/>
            </w:rPr>
            <w:tab/>
          </w:r>
          <w:r>
            <w:rPr>
              <w:rFonts w:hint="cs"/>
              <w:cs/>
            </w:rPr>
            <w:t>หน้า</w:t>
          </w:r>
        </w:p>
        <w:p w:rsidR="00FC7A30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25" w:history="1">
            <w:r w:rsidR="00FC7A30" w:rsidRPr="007E1467">
              <w:rPr>
                <w:rStyle w:val="Hyperlink"/>
              </w:rPr>
              <w:t>3</w:t>
            </w:r>
            <w:r w:rsidR="00FC7A30" w:rsidRPr="007E1467">
              <w:rPr>
                <w:rStyle w:val="Hyperlink"/>
                <w:cs/>
              </w:rPr>
              <w:t>.</w:t>
            </w:r>
            <w:r w:rsidR="00FC7A30" w:rsidRPr="007E1467">
              <w:rPr>
                <w:rStyle w:val="Hyperlink"/>
              </w:rPr>
              <w:t>4</w:t>
            </w:r>
            <w:r w:rsidR="00FC7A30" w:rsidRPr="007E1467">
              <w:rPr>
                <w:rFonts w:eastAsiaTheme="minorEastAsia"/>
              </w:rPr>
              <w:tab/>
            </w:r>
            <w:r w:rsidR="00FC7A30" w:rsidRPr="007E1467">
              <w:rPr>
                <w:rStyle w:val="Hyperlink"/>
                <w:cs/>
              </w:rPr>
              <w:t>วิเคราะห์และออกแบบส่วนติดต่อกับผู้ใช้</w:t>
            </w:r>
            <w:r w:rsidR="00FC7A30" w:rsidRPr="007E1467">
              <w:rPr>
                <w:webHidden/>
              </w:rPr>
              <w:tab/>
            </w:r>
            <w:r w:rsidR="00FC7A30" w:rsidRPr="007E1467">
              <w:rPr>
                <w:webHidden/>
              </w:rPr>
              <w:fldChar w:fldCharType="begin"/>
            </w:r>
            <w:r w:rsidR="00FC7A30" w:rsidRPr="007E1467">
              <w:rPr>
                <w:webHidden/>
              </w:rPr>
              <w:instrText xml:space="preserve"> PAGEREF _Toc487543125 \h </w:instrText>
            </w:r>
            <w:r w:rsidR="00FC7A30" w:rsidRPr="007E1467">
              <w:rPr>
                <w:webHidden/>
              </w:rPr>
            </w:r>
            <w:r w:rsidR="00FC7A30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28</w:t>
            </w:r>
            <w:r w:rsidR="00FC7A30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26" w:history="1">
            <w:r w:rsidR="007E1467" w:rsidRPr="007E1467">
              <w:rPr>
                <w:rStyle w:val="Hyperlink"/>
              </w:rPr>
              <w:t>3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5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วิเคราะห์และออกแบบรายงาน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_Toc487543126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28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128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4</w:t>
            </w:r>
            <w:r w:rsidR="00E516AD">
              <w:rPr>
                <w:rStyle w:val="Hyperlink"/>
                <w:rFonts w:ascii="TH SarabunPSK" w:hAnsi="TH SarabunPSK" w:cs="TH SarabunPSK" w:hint="cs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.</w:t>
            </w:r>
            <w:r w:rsidR="00B32101">
              <w:rPr>
                <w:rStyle w:val="Hyperlink"/>
                <w:rFonts w:ascii="TH SarabunPSK" w:hAnsi="TH SarabunPSK" w:cs="TH SarabunPSK" w:hint="cs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สรุปผลการปฏิบัติงานสหกิจศึกษา</w:t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29" w:history="1">
            <w:r w:rsidR="007E1467" w:rsidRPr="007E1467">
              <w:rPr>
                <w:rStyle w:val="Hyperlink"/>
              </w:rPr>
              <w:t>4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ชื่อระบบ/งาน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_Toc487543129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29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132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B32101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5</w:t>
            </w:r>
            <w:r w:rsidR="00B32101">
              <w:rPr>
                <w:rStyle w:val="Hyperlink"/>
                <w:rFonts w:ascii="TH SarabunPSK" w:hAnsi="TH SarabunPSK" w:cs="TH SarabunPSK" w:hint="cs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. 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สรุปและวิจารณ์ผลการปฏิบัติงานสหกิจศึกษา</w:t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33" w:history="1">
            <w:r w:rsidR="007E1467" w:rsidRPr="007E1467">
              <w:rPr>
                <w:rStyle w:val="Hyperlink"/>
              </w:rPr>
              <w:t>5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สรุปผลการปฏิบัติงานสหกิจศึกษา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_Toc487543133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31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34" w:history="1">
            <w:r w:rsidR="007E1467" w:rsidRPr="007E1467">
              <w:rPr>
                <w:rStyle w:val="Hyperlink"/>
              </w:rPr>
              <w:t>5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2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ประโยชน์ของการทำโครงงานสหกิจศึกษา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_Toc487543134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32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35" w:history="1">
            <w:r w:rsidR="007E1467" w:rsidRPr="007E1467">
              <w:rPr>
                <w:rStyle w:val="Hyperlink"/>
              </w:rPr>
              <w:t>5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3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ข้อดีของการปฏิบัติงานสหกิจศึกษา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_Toc487543135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32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36" w:history="1">
            <w:r w:rsidR="007E1467" w:rsidRPr="007E1467">
              <w:rPr>
                <w:rStyle w:val="Hyperlink"/>
              </w:rPr>
              <w:t>5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4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ปัญหา อุปสรรคในการปฏิบัติงานสหกิจศึกษา และแนวทางแก้ปัญหา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_Toc487543136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32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37" w:history="1">
            <w:r w:rsidR="007E1467" w:rsidRPr="007E1467">
              <w:rPr>
                <w:rStyle w:val="Hyperlink"/>
              </w:rPr>
              <w:t>5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5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ข้อเสนอแนะ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_Toc487543137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33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138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บรรณานุกรม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_Toc487543138 \h </w:instrTex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941DF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  <w:cs/>
              </w:rPr>
              <w:t>34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139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ภาคผนวก</w:t>
            </w:r>
          </w:hyperlink>
        </w:p>
        <w:p w:rsidR="007E1467" w:rsidRPr="007E1467" w:rsidRDefault="008248E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140" w:history="1">
            <w:r w:rsidR="00670955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ก 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รายงานการปฏิบัติงานสหกิจศึกษา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_Toc487543140 \h </w:instrTex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941DF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  <w:cs/>
              </w:rPr>
              <w:t>36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141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ข ใบนำส่งและเอกสารสหกิจที่เกี่ยวข้อง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_Toc487543141 \h </w:instrTex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941DF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  <w:cs/>
              </w:rPr>
              <w:t>41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142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ค เอกสารอื่น ๆ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_Toc487543142 \h </w:instrTex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941DF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  <w:cs/>
              </w:rPr>
              <w:t>46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E1467" w:rsidRPr="007E1467" w:rsidRDefault="008248E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143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ประวัติย่อของผู้ปฏิบัติงาน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_Toc487543143 \h </w:instrTex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941DF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  <w:cs/>
              </w:rPr>
              <w:t>48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A175DD" w:rsidRPr="007E1467" w:rsidRDefault="00A175DD" w:rsidP="00991A87">
          <w:pPr>
            <w:spacing w:line="240" w:lineRule="auto"/>
          </w:pPr>
          <w:r w:rsidRPr="007E1467">
            <w:rPr>
              <w:noProof/>
            </w:rPr>
            <w:fldChar w:fldCharType="end"/>
          </w:r>
        </w:p>
      </w:sdtContent>
    </w:sdt>
    <w:p w:rsidR="00A175DD" w:rsidRPr="007E1467" w:rsidRDefault="00A175DD" w:rsidP="00991A87">
      <w:pPr>
        <w:spacing w:line="240" w:lineRule="auto"/>
        <w:rPr>
          <w:cs/>
        </w:rPr>
      </w:pPr>
    </w:p>
    <w:p w:rsidR="00096BD2" w:rsidRPr="007E1467" w:rsidRDefault="00096BD2" w:rsidP="00991A87">
      <w:pPr>
        <w:spacing w:line="240" w:lineRule="auto"/>
        <w:rPr>
          <w:cs/>
        </w:rPr>
        <w:sectPr w:rsidR="00096BD2" w:rsidRPr="007E1467" w:rsidSect="00991A87">
          <w:pgSz w:w="11906" w:h="16838" w:code="9"/>
          <w:pgMar w:top="2160" w:right="1152" w:bottom="1008" w:left="1872" w:header="1008" w:footer="720" w:gutter="0"/>
          <w:pgNumType w:fmt="thaiLetters"/>
          <w:cols w:space="720"/>
          <w:docGrid w:linePitch="435"/>
        </w:sectPr>
      </w:pPr>
    </w:p>
    <w:p w:rsidR="00B1353B" w:rsidRPr="00FC7A30" w:rsidRDefault="00BC2A7E" w:rsidP="00991A87">
      <w:pPr>
        <w:pStyle w:val="Heading1"/>
        <w:numPr>
          <w:ilvl w:val="0"/>
          <w:numId w:val="0"/>
        </w:numPr>
        <w:spacing w:line="240" w:lineRule="auto"/>
      </w:pPr>
      <w:bookmarkStart w:id="3" w:name="_Toc487543073"/>
      <w:r w:rsidRPr="00FC7A30">
        <w:rPr>
          <w:rFonts w:hint="cs"/>
          <w:cs/>
        </w:rPr>
        <w:lastRenderedPageBreak/>
        <w:t>สารบัญ</w:t>
      </w:r>
      <w:r w:rsidR="00E516AD" w:rsidRPr="00FC7A30">
        <w:rPr>
          <w:rFonts w:hint="cs"/>
          <w:cs/>
        </w:rPr>
        <w:t>รูป</w:t>
      </w:r>
      <w:r w:rsidR="00096BD2" w:rsidRPr="00FC7A30">
        <w:rPr>
          <w:rFonts w:hint="cs"/>
          <w:cs/>
        </w:rPr>
        <w:t>ภาพ</w:t>
      </w:r>
      <w:bookmarkEnd w:id="3"/>
    </w:p>
    <w:p w:rsidR="00096BD2" w:rsidRPr="007E1467" w:rsidRDefault="00C74B41" w:rsidP="00991A87">
      <w:pPr>
        <w:spacing w:after="0" w:line="240" w:lineRule="auto"/>
        <w:jc w:val="both"/>
      </w:pPr>
      <w:r w:rsidRPr="007E1467">
        <w:rPr>
          <w:cs/>
        </w:rPr>
        <w:t>ภาพที่</w:t>
      </w:r>
      <w:r w:rsidR="00FF6277" w:rsidRPr="007E1467">
        <w:rPr>
          <w:cs/>
        </w:rPr>
        <w:tab/>
      </w:r>
      <w:r w:rsidR="00FF6277" w:rsidRPr="007E1467">
        <w:rPr>
          <w:cs/>
        </w:rPr>
        <w:tab/>
      </w:r>
      <w:r w:rsidR="000122E5" w:rsidRPr="007E1467">
        <w:rPr>
          <w:cs/>
        </w:rPr>
        <w:t xml:space="preserve">  </w:t>
      </w:r>
      <w:r w:rsidR="00FF6277" w:rsidRPr="007E1467">
        <w:rPr>
          <w:cs/>
        </w:rPr>
        <w:t xml:space="preserve">   </w:t>
      </w:r>
      <w:r w:rsidR="00FF6277" w:rsidRPr="007E1467">
        <w:rPr>
          <w:cs/>
        </w:rPr>
        <w:tab/>
      </w:r>
      <w:r w:rsidR="00FF6277" w:rsidRPr="007E1467">
        <w:rPr>
          <w:cs/>
        </w:rPr>
        <w:tab/>
      </w:r>
      <w:r w:rsidR="00FF6277" w:rsidRPr="007E1467">
        <w:rPr>
          <w:cs/>
        </w:rPr>
        <w:tab/>
      </w:r>
      <w:r w:rsidR="00FF6277" w:rsidRPr="007E1467">
        <w:rPr>
          <w:cs/>
        </w:rPr>
        <w:tab/>
      </w:r>
      <w:r w:rsidR="00FF6277" w:rsidRPr="007E1467">
        <w:rPr>
          <w:cs/>
        </w:rPr>
        <w:tab/>
      </w:r>
      <w:r w:rsidR="00FF6277" w:rsidRPr="007E1467">
        <w:rPr>
          <w:cs/>
        </w:rPr>
        <w:tab/>
      </w:r>
      <w:r w:rsidR="00FF6277" w:rsidRPr="007E1467">
        <w:rPr>
          <w:cs/>
        </w:rPr>
        <w:tab/>
      </w:r>
      <w:r w:rsidR="00FF6277" w:rsidRPr="007E1467">
        <w:rPr>
          <w:cs/>
        </w:rPr>
        <w:tab/>
      </w:r>
      <w:r w:rsidR="005F2A73" w:rsidRPr="007E1467">
        <w:rPr>
          <w:cs/>
        </w:rPr>
        <w:t xml:space="preserve">    </w:t>
      </w:r>
      <w:r w:rsidR="008D126B" w:rsidRPr="007E1467">
        <w:rPr>
          <w:cs/>
        </w:rPr>
        <w:t xml:space="preserve">      </w:t>
      </w:r>
      <w:r w:rsidR="000122E5" w:rsidRPr="007E1467">
        <w:rPr>
          <w:cs/>
        </w:rPr>
        <w:t xml:space="preserve">   </w:t>
      </w:r>
      <w:r w:rsidR="00530FE1" w:rsidRPr="007E1467">
        <w:rPr>
          <w:cs/>
        </w:rPr>
        <w:t xml:space="preserve"> </w:t>
      </w:r>
      <w:r w:rsidR="00096BD2" w:rsidRPr="007E1467">
        <w:rPr>
          <w:cs/>
        </w:rPr>
        <w:t>หน้า</w:t>
      </w:r>
    </w:p>
    <w:p w:rsidR="00530FE1" w:rsidRPr="007E1467" w:rsidRDefault="00DC42CB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sz w:val="32"/>
          <w:cs/>
        </w:rPr>
        <w:tab/>
      </w:r>
      <w:r w:rsidR="008254CF" w:rsidRPr="007E1467">
        <w:rPr>
          <w:sz w:val="32"/>
        </w:rPr>
        <w:fldChar w:fldCharType="begin"/>
      </w:r>
      <w:r w:rsidR="008254CF" w:rsidRPr="007E1467">
        <w:rPr>
          <w:sz w:val="32"/>
        </w:rPr>
        <w:instrText xml:space="preserve"> TOC \h \z \c </w:instrText>
      </w:r>
      <w:r w:rsidR="008254CF" w:rsidRPr="007E1467">
        <w:rPr>
          <w:sz w:val="32"/>
          <w:cs/>
        </w:rPr>
        <w:instrText xml:space="preserve">"ภาพที่" </w:instrText>
      </w:r>
      <w:r w:rsidR="008254CF" w:rsidRPr="007E1467">
        <w:rPr>
          <w:sz w:val="32"/>
        </w:rPr>
        <w:fldChar w:fldCharType="separate"/>
      </w:r>
      <w:hyperlink w:anchor="_Toc424818802" w:history="1">
        <w:r w:rsidR="00530FE1" w:rsidRPr="007E1467">
          <w:rPr>
            <w:rStyle w:val="Hyperlink"/>
            <w:noProof/>
            <w:sz w:val="32"/>
          </w:rPr>
          <w:t>1</w:t>
        </w:r>
        <w:r w:rsidR="00530FE1" w:rsidRPr="007E1467">
          <w:rPr>
            <w:rStyle w:val="Hyperlink"/>
            <w:noProof/>
            <w:sz w:val="32"/>
          </w:rPr>
          <w:noBreakHyphen/>
          <w:t>1</w:t>
        </w:r>
        <w:r w:rsidR="00530FE1" w:rsidRPr="007E1467">
          <w:rPr>
            <w:rStyle w:val="Hyperlink"/>
            <w:noProof/>
            <w:sz w:val="32"/>
            <w:cs/>
          </w:rPr>
          <w:t xml:space="preserve">  ตราสัญลักษณ์ของสถานประกอบการ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_Toc424818802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1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A96F76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cs/>
        </w:rPr>
        <w:tab/>
      </w:r>
      <w:hyperlink w:anchor="_Toc424818803" w:history="1">
        <w:r w:rsidR="00530FE1" w:rsidRPr="007E1467">
          <w:rPr>
            <w:rStyle w:val="Hyperlink"/>
            <w:noProof/>
            <w:sz w:val="32"/>
          </w:rPr>
          <w:t>1</w:t>
        </w:r>
        <w:r w:rsidR="00530FE1" w:rsidRPr="007E1467">
          <w:rPr>
            <w:rStyle w:val="Hyperlink"/>
            <w:noProof/>
            <w:sz w:val="32"/>
          </w:rPr>
          <w:noBreakHyphen/>
          <w:t xml:space="preserve">2  </w:t>
        </w:r>
        <w:r w:rsidR="00530FE1" w:rsidRPr="007E1467">
          <w:rPr>
            <w:rStyle w:val="Hyperlink"/>
            <w:noProof/>
            <w:sz w:val="32"/>
            <w:cs/>
          </w:rPr>
          <w:t>แผนที่ตั้งองค์กร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_Toc424818803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2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A96F76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cs/>
        </w:rPr>
        <w:tab/>
      </w:r>
      <w:hyperlink w:anchor="_Toc424818804" w:history="1">
        <w:r w:rsidR="00530FE1" w:rsidRPr="007E1467">
          <w:rPr>
            <w:rStyle w:val="Hyperlink"/>
            <w:noProof/>
            <w:sz w:val="32"/>
          </w:rPr>
          <w:t>1</w:t>
        </w:r>
        <w:r w:rsidR="00530FE1" w:rsidRPr="007E1467">
          <w:rPr>
            <w:rStyle w:val="Hyperlink"/>
            <w:noProof/>
            <w:sz w:val="32"/>
          </w:rPr>
          <w:noBreakHyphen/>
          <w:t>3</w:t>
        </w:r>
        <w:r w:rsidR="00530FE1" w:rsidRPr="007E1467">
          <w:rPr>
            <w:rStyle w:val="Hyperlink"/>
            <w:noProof/>
            <w:sz w:val="32"/>
            <w:cs/>
          </w:rPr>
          <w:t xml:space="preserve">  โครงสร้างการบริหารของสถานประกอบการ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_Toc424818804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3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A96F76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cs/>
        </w:rPr>
        <w:tab/>
      </w:r>
      <w:hyperlink w:anchor="_Toc424818805" w:history="1">
        <w:r w:rsidR="00530FE1" w:rsidRPr="007E1467">
          <w:rPr>
            <w:rStyle w:val="Hyperlink"/>
            <w:noProof/>
            <w:sz w:val="32"/>
            <w:cs/>
          </w:rPr>
          <w:t>3</w:t>
        </w:r>
        <w:r w:rsidR="00530FE1" w:rsidRPr="007E1467">
          <w:rPr>
            <w:rStyle w:val="Hyperlink"/>
            <w:noProof/>
            <w:sz w:val="32"/>
            <w:cs/>
          </w:rPr>
          <w:noBreakHyphen/>
          <w:t>1  แผนภาพยูสเคส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_Toc424818805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17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A96F76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cs/>
        </w:rPr>
        <w:tab/>
      </w:r>
      <w:hyperlink w:anchor="_Toc424818806" w:history="1">
        <w:r w:rsidR="00530FE1" w:rsidRPr="007E1467">
          <w:rPr>
            <w:rStyle w:val="Hyperlink"/>
            <w:noProof/>
            <w:sz w:val="32"/>
            <w:cs/>
          </w:rPr>
          <w:t>3</w:t>
        </w:r>
        <w:r w:rsidR="00530FE1" w:rsidRPr="007E1467">
          <w:rPr>
            <w:rStyle w:val="Hyperlink"/>
            <w:noProof/>
            <w:sz w:val="32"/>
            <w:cs/>
          </w:rPr>
          <w:noBreakHyphen/>
          <w:t>2  แผนภาพกิจกรรมการ</w:t>
        </w:r>
        <w:r w:rsidR="00530FE1" w:rsidRPr="007E1467">
          <w:rPr>
            <w:rStyle w:val="Hyperlink"/>
            <w:noProof/>
            <w:sz w:val="32"/>
          </w:rPr>
          <w:t>XXXXXXX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_Toc424818806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21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A96F76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cs/>
        </w:rPr>
        <w:tab/>
      </w:r>
      <w:hyperlink w:anchor="_Toc424818807" w:history="1">
        <w:r w:rsidR="00530FE1" w:rsidRPr="007E1467">
          <w:rPr>
            <w:rStyle w:val="Hyperlink"/>
            <w:noProof/>
            <w:sz w:val="32"/>
            <w:cs/>
          </w:rPr>
          <w:t>3</w:t>
        </w:r>
        <w:r w:rsidR="00530FE1" w:rsidRPr="007E1467">
          <w:rPr>
            <w:rStyle w:val="Hyperlink"/>
            <w:noProof/>
            <w:sz w:val="32"/>
            <w:cs/>
          </w:rPr>
          <w:noBreakHyphen/>
          <w:t>3  แผนภาพกิจกรรมการ</w:t>
        </w:r>
        <w:r w:rsidR="00530FE1" w:rsidRPr="007E1467">
          <w:rPr>
            <w:rStyle w:val="Hyperlink"/>
            <w:noProof/>
            <w:sz w:val="32"/>
          </w:rPr>
          <w:t>XXXXXXX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_Toc424818807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22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8248EE" w:rsidP="00991A87">
      <w:pPr>
        <w:pStyle w:val="TableofFigures"/>
        <w:tabs>
          <w:tab w:val="right" w:leader="dot" w:pos="8584"/>
        </w:tabs>
        <w:spacing w:line="240" w:lineRule="auto"/>
        <w:ind w:left="270" w:firstLine="0"/>
        <w:rPr>
          <w:rFonts w:eastAsiaTheme="minorEastAsia"/>
          <w:smallCaps w:val="0"/>
          <w:noProof/>
          <w:sz w:val="32"/>
        </w:rPr>
      </w:pPr>
      <w:hyperlink w:anchor="_Toc424818808" w:history="1">
        <w:r w:rsidR="00530FE1" w:rsidRPr="007E1467">
          <w:rPr>
            <w:rStyle w:val="Hyperlink"/>
            <w:noProof/>
            <w:sz w:val="32"/>
            <w:cs/>
          </w:rPr>
          <w:t>3</w:t>
        </w:r>
        <w:r w:rsidR="00530FE1" w:rsidRPr="007E1467">
          <w:rPr>
            <w:rStyle w:val="Hyperlink"/>
            <w:noProof/>
            <w:sz w:val="32"/>
            <w:cs/>
          </w:rPr>
          <w:noBreakHyphen/>
          <w:t>4  แผนภาพคลาส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_Toc424818808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24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A96F76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cs/>
        </w:rPr>
        <w:tab/>
      </w:r>
      <w:hyperlink w:anchor="_Toc424818809" w:history="1">
        <w:r w:rsidR="00530FE1" w:rsidRPr="007E1467">
          <w:rPr>
            <w:rStyle w:val="Hyperlink"/>
            <w:noProof/>
            <w:sz w:val="32"/>
            <w:cs/>
          </w:rPr>
          <w:t>3</w:t>
        </w:r>
        <w:r w:rsidR="00530FE1" w:rsidRPr="007E1467">
          <w:rPr>
            <w:rStyle w:val="Hyperlink"/>
            <w:noProof/>
            <w:sz w:val="32"/>
            <w:cs/>
          </w:rPr>
          <w:noBreakHyphen/>
          <w:t>5  แผนภาพลำดับกิจกรรมแสดงการ</w:t>
        </w:r>
        <w:r w:rsidR="00530FE1" w:rsidRPr="007E1467">
          <w:rPr>
            <w:rStyle w:val="Hyperlink"/>
            <w:noProof/>
            <w:sz w:val="32"/>
          </w:rPr>
          <w:t>XXXXX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_Toc424818809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25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A96F76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cs/>
        </w:rPr>
        <w:tab/>
      </w:r>
      <w:hyperlink w:anchor="_Toc424818810" w:history="1">
        <w:r w:rsidR="00530FE1" w:rsidRPr="007E1467">
          <w:rPr>
            <w:rStyle w:val="Hyperlink"/>
            <w:noProof/>
            <w:sz w:val="32"/>
            <w:cs/>
          </w:rPr>
          <w:t>3</w:t>
        </w:r>
        <w:r w:rsidR="00530FE1" w:rsidRPr="007E1467">
          <w:rPr>
            <w:rStyle w:val="Hyperlink"/>
            <w:noProof/>
            <w:sz w:val="32"/>
            <w:cs/>
          </w:rPr>
          <w:noBreakHyphen/>
          <w:t>6 แผนภาพลำดับกิจกรรมแสดงการ</w:t>
        </w:r>
        <w:r w:rsidR="00530FE1" w:rsidRPr="007E1467">
          <w:rPr>
            <w:rStyle w:val="Hyperlink"/>
            <w:noProof/>
            <w:sz w:val="32"/>
          </w:rPr>
          <w:t>YYY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_Toc424818810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26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A96F76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cs/>
        </w:rPr>
        <w:tab/>
      </w:r>
      <w:hyperlink w:anchor="_Toc424818811" w:history="1">
        <w:r w:rsidR="00530FE1" w:rsidRPr="007E1467">
          <w:rPr>
            <w:rStyle w:val="Hyperlink"/>
            <w:noProof/>
            <w:sz w:val="32"/>
            <w:cs/>
          </w:rPr>
          <w:t>3</w:t>
        </w:r>
        <w:r w:rsidR="00530FE1" w:rsidRPr="007E1467">
          <w:rPr>
            <w:rStyle w:val="Hyperlink"/>
            <w:noProof/>
            <w:sz w:val="32"/>
            <w:cs/>
          </w:rPr>
          <w:noBreakHyphen/>
          <w:t>7  แผนภาพความสัมพันธ์ของฐานข้อมูล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_Toc424818811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27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A96F76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cs/>
        </w:rPr>
        <w:tab/>
      </w:r>
      <w:hyperlink w:anchor="_Toc424818812" w:history="1">
        <w:r w:rsidR="00530FE1" w:rsidRPr="007E1467">
          <w:rPr>
            <w:rStyle w:val="Hyperlink"/>
            <w:noProof/>
            <w:sz w:val="32"/>
            <w:cs/>
          </w:rPr>
          <w:t>4</w:t>
        </w:r>
        <w:r w:rsidR="00530FE1" w:rsidRPr="007E1467">
          <w:rPr>
            <w:rStyle w:val="Hyperlink"/>
            <w:noProof/>
            <w:sz w:val="32"/>
            <w:cs/>
          </w:rPr>
          <w:noBreakHyphen/>
          <w:t>1  หน้าจอ</w:t>
        </w:r>
        <w:r w:rsidR="00530FE1" w:rsidRPr="007E1467">
          <w:rPr>
            <w:rStyle w:val="Hyperlink"/>
            <w:noProof/>
            <w:sz w:val="32"/>
          </w:rPr>
          <w:t>XXXXX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_Toc424818812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28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A96F76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cs/>
        </w:rPr>
        <w:tab/>
      </w:r>
      <w:hyperlink w:anchor="_Toc424818813" w:history="1">
        <w:r w:rsidR="00530FE1" w:rsidRPr="007E1467">
          <w:rPr>
            <w:rStyle w:val="Hyperlink"/>
            <w:noProof/>
            <w:sz w:val="32"/>
            <w:cs/>
          </w:rPr>
          <w:t>4</w:t>
        </w:r>
        <w:r w:rsidR="00530FE1" w:rsidRPr="007E1467">
          <w:rPr>
            <w:rStyle w:val="Hyperlink"/>
            <w:noProof/>
            <w:sz w:val="32"/>
            <w:cs/>
          </w:rPr>
          <w:noBreakHyphen/>
          <w:t>2  หน้าจอ</w:t>
        </w:r>
        <w:r w:rsidR="00530FE1" w:rsidRPr="007E1467">
          <w:rPr>
            <w:rStyle w:val="Hyperlink"/>
            <w:noProof/>
            <w:sz w:val="32"/>
          </w:rPr>
          <w:t>XXXXX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_Toc424818813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29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9C4D4B" w:rsidRPr="007E1467" w:rsidRDefault="008254CF" w:rsidP="00991A87">
      <w:pPr>
        <w:spacing w:before="0" w:after="0" w:line="240" w:lineRule="auto"/>
        <w:ind w:left="720" w:hanging="280"/>
        <w:jc w:val="center"/>
        <w:rPr>
          <w:cs/>
        </w:rPr>
      </w:pPr>
      <w:r w:rsidRPr="007E1467">
        <w:fldChar w:fldCharType="end"/>
      </w:r>
      <w:r w:rsidRPr="007E1467">
        <w:rPr>
          <w:cs/>
        </w:rPr>
        <w:t xml:space="preserve"> </w:t>
      </w:r>
    </w:p>
    <w:p w:rsidR="00A7426E" w:rsidRPr="00FC7A30" w:rsidRDefault="00FF6277" w:rsidP="00991A87">
      <w:pPr>
        <w:pStyle w:val="Heading1"/>
        <w:numPr>
          <w:ilvl w:val="0"/>
          <w:numId w:val="0"/>
        </w:numPr>
        <w:spacing w:line="240" w:lineRule="auto"/>
        <w:ind w:left="180" w:hanging="180"/>
      </w:pPr>
      <w:r w:rsidRPr="00FC7A30">
        <w:rPr>
          <w:cs/>
        </w:rPr>
        <w:br w:type="page"/>
      </w:r>
      <w:bookmarkStart w:id="4" w:name="_Toc487543074"/>
      <w:r w:rsidR="00A7426E" w:rsidRPr="00FC7A30">
        <w:rPr>
          <w:rFonts w:hint="cs"/>
          <w:cs/>
        </w:rPr>
        <w:lastRenderedPageBreak/>
        <w:t>สารบัญตาราง</w:t>
      </w:r>
      <w:bookmarkEnd w:id="4"/>
    </w:p>
    <w:p w:rsidR="00A7426E" w:rsidRPr="007E1467" w:rsidRDefault="00A7426E" w:rsidP="00991A87">
      <w:pPr>
        <w:spacing w:after="0" w:line="240" w:lineRule="auto"/>
        <w:jc w:val="both"/>
      </w:pPr>
      <w:r w:rsidRPr="007E1467">
        <w:rPr>
          <w:cs/>
        </w:rPr>
        <w:t>ตารางที่</w:t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="00FF6277" w:rsidRPr="007E1467">
        <w:rPr>
          <w:cs/>
        </w:rPr>
        <w:tab/>
      </w:r>
      <w:r w:rsidR="00EC7759" w:rsidRPr="007E1467">
        <w:rPr>
          <w:cs/>
        </w:rPr>
        <w:t xml:space="preserve">              </w:t>
      </w:r>
      <w:r w:rsidR="00554DB6" w:rsidRPr="007E1467">
        <w:rPr>
          <w:cs/>
        </w:rPr>
        <w:t xml:space="preserve"> </w:t>
      </w:r>
      <w:r w:rsidR="007974DE" w:rsidRPr="007E1467">
        <w:tab/>
      </w:r>
      <w:r w:rsidR="007974DE" w:rsidRPr="007E1467">
        <w:rPr>
          <w:cs/>
        </w:rPr>
        <w:t xml:space="preserve"> </w:t>
      </w:r>
      <w:r w:rsidR="009A371E" w:rsidRPr="007E1467">
        <w:rPr>
          <w:cs/>
        </w:rPr>
        <w:t xml:space="preserve"> </w:t>
      </w:r>
      <w:r w:rsidR="00530FE1" w:rsidRPr="007E1467">
        <w:rPr>
          <w:cs/>
        </w:rPr>
        <w:t xml:space="preserve"> </w:t>
      </w:r>
      <w:r w:rsidR="00606919" w:rsidRPr="007E1467">
        <w:rPr>
          <w:cs/>
        </w:rPr>
        <w:t xml:space="preserve"> </w:t>
      </w:r>
      <w:r w:rsidRPr="007E1467">
        <w:rPr>
          <w:cs/>
        </w:rPr>
        <w:t>หน้า</w:t>
      </w:r>
    </w:p>
    <w:p w:rsidR="00FA39AA" w:rsidRPr="00DC42CB" w:rsidRDefault="00FA39AA" w:rsidP="00991A87">
      <w:pPr>
        <w:pStyle w:val="TableofFigures"/>
        <w:tabs>
          <w:tab w:val="right" w:leader="dot" w:pos="8584"/>
        </w:tabs>
        <w:spacing w:line="240" w:lineRule="auto"/>
        <w:ind w:left="360" w:hanging="370"/>
        <w:rPr>
          <w:rStyle w:val="Hyperlink"/>
        </w:rPr>
      </w:pPr>
      <w:r>
        <w:rPr>
          <w:sz w:val="32"/>
          <w:cs/>
        </w:rPr>
        <w:fldChar w:fldCharType="begin"/>
      </w:r>
      <w:r>
        <w:rPr>
          <w:sz w:val="32"/>
          <w:cs/>
        </w:rPr>
        <w:instrText xml:space="preserve"> </w:instrText>
      </w:r>
      <w:r>
        <w:rPr>
          <w:rFonts w:hint="cs"/>
          <w:sz w:val="32"/>
        </w:rPr>
        <w:instrText xml:space="preserve">TOC \h \z \c </w:instrText>
      </w:r>
      <w:r>
        <w:rPr>
          <w:rFonts w:hint="cs"/>
          <w:sz w:val="32"/>
          <w:cs/>
        </w:rPr>
        <w:instrText>"ตารางที่"</w:instrText>
      </w:r>
      <w:r>
        <w:rPr>
          <w:sz w:val="32"/>
          <w:cs/>
        </w:rPr>
        <w:instrText xml:space="preserve"> </w:instrText>
      </w:r>
      <w:r>
        <w:rPr>
          <w:sz w:val="32"/>
          <w:cs/>
        </w:rPr>
        <w:fldChar w:fldCharType="separate"/>
      </w:r>
      <w:hyperlink w:anchor="_Toc487546662" w:history="1">
        <w:r w:rsidRPr="003D54E5">
          <w:rPr>
            <w:rStyle w:val="Hyperlink"/>
            <w:noProof/>
            <w:cs/>
          </w:rPr>
          <w:t xml:space="preserve"> </w:t>
        </w:r>
        <w:r w:rsidR="00DC42CB">
          <w:rPr>
            <w:rStyle w:val="Hyperlink"/>
            <w:noProof/>
            <w:cs/>
          </w:rPr>
          <w:tab/>
        </w:r>
        <w:r w:rsidRPr="003D54E5">
          <w:rPr>
            <w:rStyle w:val="Hyperlink"/>
            <w:noProof/>
            <w:cs/>
          </w:rPr>
          <w:t>1</w:t>
        </w:r>
        <w:r w:rsidRPr="003D54E5">
          <w:rPr>
            <w:rStyle w:val="Hyperlink"/>
            <w:noProof/>
            <w:cs/>
          </w:rPr>
          <w:noBreakHyphen/>
          <w:t>1  แผนปฏิบัติงานสหกิจศึกษา ครั้งที่ 1</w:t>
        </w:r>
        <w:r w:rsidRPr="00DC42CB">
          <w:rPr>
            <w:rStyle w:val="Hyperlink"/>
            <w:webHidden/>
          </w:rPr>
          <w:tab/>
        </w:r>
        <w:r w:rsidRPr="00DC42CB">
          <w:rPr>
            <w:rStyle w:val="Hyperlink"/>
            <w:webHidden/>
          </w:rPr>
          <w:fldChar w:fldCharType="begin"/>
        </w:r>
        <w:r w:rsidRPr="00DC42CB">
          <w:rPr>
            <w:rStyle w:val="Hyperlink"/>
            <w:webHidden/>
          </w:rPr>
          <w:instrText xml:space="preserve"> PAGEREF _Toc487546662 \h </w:instrText>
        </w:r>
        <w:r w:rsidRPr="00DC42CB">
          <w:rPr>
            <w:rStyle w:val="Hyperlink"/>
            <w:webHidden/>
          </w:rPr>
        </w:r>
        <w:r w:rsidRPr="00DC42CB">
          <w:rPr>
            <w:rStyle w:val="Hyperlink"/>
            <w:webHidden/>
          </w:rPr>
          <w:fldChar w:fldCharType="separate"/>
        </w:r>
        <w:r w:rsidRPr="00DC42CB">
          <w:rPr>
            <w:rStyle w:val="Hyperlink"/>
            <w:webHidden/>
            <w:cs/>
          </w:rPr>
          <w:t>7</w:t>
        </w:r>
        <w:r w:rsidRPr="00DC42CB">
          <w:rPr>
            <w:rStyle w:val="Hyperlink"/>
            <w:webHidden/>
          </w:rPr>
          <w:fldChar w:fldCharType="end"/>
        </w:r>
      </w:hyperlink>
    </w:p>
    <w:p w:rsidR="00FA39AA" w:rsidRPr="00DC42CB" w:rsidRDefault="008248EE" w:rsidP="00991A87">
      <w:pPr>
        <w:pStyle w:val="TableofFigures"/>
        <w:tabs>
          <w:tab w:val="right" w:leader="dot" w:pos="8584"/>
        </w:tabs>
        <w:spacing w:line="240" w:lineRule="auto"/>
        <w:ind w:left="360" w:hanging="370"/>
        <w:rPr>
          <w:rStyle w:val="Hyperlink"/>
        </w:rPr>
      </w:pPr>
      <w:hyperlink w:anchor="_Toc487546663" w:history="1">
        <w:r w:rsidR="00FA39AA" w:rsidRPr="003D54E5">
          <w:rPr>
            <w:rStyle w:val="Hyperlink"/>
            <w:noProof/>
            <w:cs/>
          </w:rPr>
          <w:t xml:space="preserve"> </w:t>
        </w:r>
        <w:r w:rsidR="00DC42CB">
          <w:rPr>
            <w:rStyle w:val="Hyperlink"/>
            <w:noProof/>
            <w:cs/>
          </w:rPr>
          <w:tab/>
        </w:r>
        <w:r w:rsidR="00FA39AA" w:rsidRPr="003D54E5">
          <w:rPr>
            <w:rStyle w:val="Hyperlink"/>
            <w:noProof/>
            <w:cs/>
          </w:rPr>
          <w:t>1</w:t>
        </w:r>
        <w:r w:rsidR="00FA39AA" w:rsidRPr="003D54E5">
          <w:rPr>
            <w:rStyle w:val="Hyperlink"/>
            <w:noProof/>
            <w:cs/>
          </w:rPr>
          <w:noBreakHyphen/>
          <w:t>2 แผนปฏิบัติงานสหกิจศึกษา ครั้งที่ 1 (ต่อ)</w:t>
        </w:r>
        <w:r w:rsidR="00FA39AA" w:rsidRPr="00DC42CB">
          <w:rPr>
            <w:rStyle w:val="Hyperlink"/>
            <w:webHidden/>
          </w:rPr>
          <w:tab/>
        </w:r>
        <w:r w:rsidR="00FA39AA" w:rsidRPr="00DC42CB">
          <w:rPr>
            <w:rStyle w:val="Hyperlink"/>
            <w:webHidden/>
          </w:rPr>
          <w:fldChar w:fldCharType="begin"/>
        </w:r>
        <w:r w:rsidR="00FA39AA" w:rsidRPr="00DC42CB">
          <w:rPr>
            <w:rStyle w:val="Hyperlink"/>
            <w:webHidden/>
          </w:rPr>
          <w:instrText xml:space="preserve"> PAGEREF _Toc487546663 \h </w:instrText>
        </w:r>
        <w:r w:rsidR="00FA39AA" w:rsidRPr="00DC42CB">
          <w:rPr>
            <w:rStyle w:val="Hyperlink"/>
            <w:webHidden/>
          </w:rPr>
        </w:r>
        <w:r w:rsidR="00FA39AA" w:rsidRPr="00DC42CB">
          <w:rPr>
            <w:rStyle w:val="Hyperlink"/>
            <w:webHidden/>
          </w:rPr>
          <w:fldChar w:fldCharType="separate"/>
        </w:r>
        <w:r w:rsidR="00FA39AA" w:rsidRPr="00DC42CB">
          <w:rPr>
            <w:rStyle w:val="Hyperlink"/>
            <w:webHidden/>
            <w:cs/>
          </w:rPr>
          <w:t>7</w:t>
        </w:r>
        <w:r w:rsidR="00FA39AA" w:rsidRPr="00DC42CB">
          <w:rPr>
            <w:rStyle w:val="Hyperlink"/>
            <w:webHidden/>
          </w:rPr>
          <w:fldChar w:fldCharType="end"/>
        </w:r>
      </w:hyperlink>
    </w:p>
    <w:p w:rsidR="00FA39AA" w:rsidRPr="00DC42CB" w:rsidRDefault="008248EE" w:rsidP="00991A87">
      <w:pPr>
        <w:pStyle w:val="TableofFigures"/>
        <w:tabs>
          <w:tab w:val="right" w:leader="dot" w:pos="8584"/>
        </w:tabs>
        <w:spacing w:line="240" w:lineRule="auto"/>
        <w:ind w:left="360" w:hanging="370"/>
        <w:rPr>
          <w:rStyle w:val="Hyperlink"/>
        </w:rPr>
      </w:pPr>
      <w:hyperlink w:anchor="_Toc487546664" w:history="1">
        <w:r w:rsidR="00FA39AA" w:rsidRPr="003D54E5">
          <w:rPr>
            <w:rStyle w:val="Hyperlink"/>
            <w:noProof/>
            <w:cs/>
          </w:rPr>
          <w:t xml:space="preserve"> </w:t>
        </w:r>
        <w:r w:rsidR="00DC42CB">
          <w:rPr>
            <w:rStyle w:val="Hyperlink"/>
            <w:noProof/>
            <w:cs/>
          </w:rPr>
          <w:tab/>
        </w:r>
        <w:r w:rsidR="00FA39AA" w:rsidRPr="003D54E5">
          <w:rPr>
            <w:rStyle w:val="Hyperlink"/>
            <w:noProof/>
            <w:cs/>
          </w:rPr>
          <w:t>2</w:t>
        </w:r>
        <w:r w:rsidR="00FA39AA" w:rsidRPr="003D54E5">
          <w:rPr>
            <w:rStyle w:val="Hyperlink"/>
            <w:noProof/>
            <w:cs/>
          </w:rPr>
          <w:noBreakHyphen/>
          <w:t>1  คำศัพท์เฉพาะ</w:t>
        </w:r>
        <w:r w:rsidR="00FA39AA" w:rsidRPr="00DC42CB">
          <w:rPr>
            <w:rStyle w:val="Hyperlink"/>
            <w:webHidden/>
          </w:rPr>
          <w:tab/>
        </w:r>
        <w:r w:rsidR="00FA39AA" w:rsidRPr="00DC42CB">
          <w:rPr>
            <w:rStyle w:val="Hyperlink"/>
            <w:webHidden/>
          </w:rPr>
          <w:fldChar w:fldCharType="begin"/>
        </w:r>
        <w:r w:rsidR="00FA39AA" w:rsidRPr="00DC42CB">
          <w:rPr>
            <w:rStyle w:val="Hyperlink"/>
            <w:webHidden/>
          </w:rPr>
          <w:instrText xml:space="preserve"> PAGEREF _Toc487546664 \h </w:instrText>
        </w:r>
        <w:r w:rsidR="00FA39AA" w:rsidRPr="00DC42CB">
          <w:rPr>
            <w:rStyle w:val="Hyperlink"/>
            <w:webHidden/>
          </w:rPr>
        </w:r>
        <w:r w:rsidR="00FA39AA" w:rsidRPr="00DC42CB">
          <w:rPr>
            <w:rStyle w:val="Hyperlink"/>
            <w:webHidden/>
          </w:rPr>
          <w:fldChar w:fldCharType="separate"/>
        </w:r>
        <w:r w:rsidR="00FA39AA" w:rsidRPr="00DC42CB">
          <w:rPr>
            <w:rStyle w:val="Hyperlink"/>
            <w:webHidden/>
            <w:cs/>
          </w:rPr>
          <w:t>9</w:t>
        </w:r>
        <w:r w:rsidR="00FA39AA" w:rsidRPr="00DC42CB">
          <w:rPr>
            <w:rStyle w:val="Hyperlink"/>
            <w:webHidden/>
          </w:rPr>
          <w:fldChar w:fldCharType="end"/>
        </w:r>
      </w:hyperlink>
    </w:p>
    <w:p w:rsidR="00FA39AA" w:rsidRPr="00DC42CB" w:rsidRDefault="008248EE" w:rsidP="00991A87">
      <w:pPr>
        <w:pStyle w:val="TableofFigures"/>
        <w:tabs>
          <w:tab w:val="right" w:leader="dot" w:pos="8584"/>
        </w:tabs>
        <w:spacing w:line="240" w:lineRule="auto"/>
        <w:ind w:left="360" w:hanging="370"/>
        <w:rPr>
          <w:rStyle w:val="Hyperlink"/>
        </w:rPr>
      </w:pPr>
      <w:hyperlink w:anchor="_Toc487546665" w:history="1">
        <w:r w:rsidR="00FA39AA" w:rsidRPr="003D54E5">
          <w:rPr>
            <w:rStyle w:val="Hyperlink"/>
            <w:noProof/>
            <w:cs/>
          </w:rPr>
          <w:t xml:space="preserve"> </w:t>
        </w:r>
        <w:r w:rsidR="00DC42CB">
          <w:rPr>
            <w:rStyle w:val="Hyperlink"/>
            <w:noProof/>
            <w:cs/>
          </w:rPr>
          <w:tab/>
        </w:r>
        <w:r w:rsidR="00FA39AA" w:rsidRPr="003D54E5">
          <w:rPr>
            <w:rStyle w:val="Hyperlink"/>
            <w:noProof/>
            <w:cs/>
          </w:rPr>
          <w:t>2</w:t>
        </w:r>
        <w:r w:rsidR="00FA39AA" w:rsidRPr="003D54E5">
          <w:rPr>
            <w:rStyle w:val="Hyperlink"/>
            <w:noProof/>
            <w:cs/>
          </w:rPr>
          <w:noBreakHyphen/>
          <w:t>2  คำศัพท์ที่เฉพาะ (ต่อ)</w:t>
        </w:r>
        <w:r w:rsidR="00FA39AA" w:rsidRPr="00DC42CB">
          <w:rPr>
            <w:rStyle w:val="Hyperlink"/>
            <w:webHidden/>
          </w:rPr>
          <w:tab/>
        </w:r>
        <w:r w:rsidR="00FA39AA" w:rsidRPr="00DC42CB">
          <w:rPr>
            <w:rStyle w:val="Hyperlink"/>
            <w:webHidden/>
          </w:rPr>
          <w:fldChar w:fldCharType="begin"/>
        </w:r>
        <w:r w:rsidR="00FA39AA" w:rsidRPr="00DC42CB">
          <w:rPr>
            <w:rStyle w:val="Hyperlink"/>
            <w:webHidden/>
          </w:rPr>
          <w:instrText xml:space="preserve"> PAGEREF _Toc487546665 \h </w:instrText>
        </w:r>
        <w:r w:rsidR="00FA39AA" w:rsidRPr="00DC42CB">
          <w:rPr>
            <w:rStyle w:val="Hyperlink"/>
            <w:webHidden/>
          </w:rPr>
        </w:r>
        <w:r w:rsidR="00FA39AA" w:rsidRPr="00DC42CB">
          <w:rPr>
            <w:rStyle w:val="Hyperlink"/>
            <w:webHidden/>
          </w:rPr>
          <w:fldChar w:fldCharType="separate"/>
        </w:r>
        <w:r w:rsidR="00FA39AA" w:rsidRPr="00DC42CB">
          <w:rPr>
            <w:rStyle w:val="Hyperlink"/>
            <w:webHidden/>
            <w:cs/>
          </w:rPr>
          <w:t>10</w:t>
        </w:r>
        <w:r w:rsidR="00FA39AA" w:rsidRPr="00DC42CB">
          <w:rPr>
            <w:rStyle w:val="Hyperlink"/>
            <w:webHidden/>
          </w:rPr>
          <w:fldChar w:fldCharType="end"/>
        </w:r>
      </w:hyperlink>
    </w:p>
    <w:p w:rsidR="00FA39AA" w:rsidRPr="00DC42CB" w:rsidRDefault="008248EE" w:rsidP="00991A87">
      <w:pPr>
        <w:pStyle w:val="TableofFigures"/>
        <w:tabs>
          <w:tab w:val="right" w:leader="dot" w:pos="8584"/>
        </w:tabs>
        <w:spacing w:line="240" w:lineRule="auto"/>
        <w:ind w:left="360" w:hanging="370"/>
        <w:rPr>
          <w:rStyle w:val="Hyperlink"/>
        </w:rPr>
      </w:pPr>
      <w:hyperlink w:anchor="_Toc487546666" w:history="1">
        <w:r w:rsidR="00FA39AA" w:rsidRPr="003D54E5">
          <w:rPr>
            <w:rStyle w:val="Hyperlink"/>
            <w:noProof/>
            <w:cs/>
          </w:rPr>
          <w:t xml:space="preserve"> </w:t>
        </w:r>
        <w:r w:rsidR="00DC42CB">
          <w:rPr>
            <w:rStyle w:val="Hyperlink"/>
            <w:noProof/>
            <w:cs/>
          </w:rPr>
          <w:tab/>
        </w:r>
        <w:r w:rsidR="00FA39AA" w:rsidRPr="003D54E5">
          <w:rPr>
            <w:rStyle w:val="Hyperlink"/>
            <w:noProof/>
            <w:cs/>
          </w:rPr>
          <w:t>3</w:t>
        </w:r>
        <w:r w:rsidR="00FA39AA" w:rsidRPr="003D54E5">
          <w:rPr>
            <w:rStyle w:val="Hyperlink"/>
            <w:noProof/>
            <w:cs/>
          </w:rPr>
          <w:noBreakHyphen/>
          <w:t xml:space="preserve">1  คำอธิบายยูสเคส </w:t>
        </w:r>
        <w:r w:rsidR="00D7598C" w:rsidRPr="004B5083">
          <w:rPr>
            <w:rStyle w:val="Hyperlink"/>
            <w:noProof/>
            <w:sz w:val="32"/>
            <w:szCs w:val="48"/>
          </w:rPr>
          <w:t>UC01</w:t>
        </w:r>
        <w:r w:rsidR="00FA39AA" w:rsidRPr="00DC42CB">
          <w:rPr>
            <w:rStyle w:val="Hyperlink"/>
            <w:webHidden/>
          </w:rPr>
          <w:tab/>
        </w:r>
        <w:r w:rsidR="00FA39AA" w:rsidRPr="00DC42CB">
          <w:rPr>
            <w:rStyle w:val="Hyperlink"/>
            <w:webHidden/>
          </w:rPr>
          <w:fldChar w:fldCharType="begin"/>
        </w:r>
        <w:r w:rsidR="00FA39AA" w:rsidRPr="00DC42CB">
          <w:rPr>
            <w:rStyle w:val="Hyperlink"/>
            <w:webHidden/>
          </w:rPr>
          <w:instrText xml:space="preserve"> PAGEREF _Toc487546666 \h </w:instrText>
        </w:r>
        <w:r w:rsidR="00FA39AA" w:rsidRPr="00DC42CB">
          <w:rPr>
            <w:rStyle w:val="Hyperlink"/>
            <w:webHidden/>
          </w:rPr>
        </w:r>
        <w:r w:rsidR="00FA39AA" w:rsidRPr="00DC42CB">
          <w:rPr>
            <w:rStyle w:val="Hyperlink"/>
            <w:webHidden/>
          </w:rPr>
          <w:fldChar w:fldCharType="separate"/>
        </w:r>
        <w:r w:rsidR="00FA39AA" w:rsidRPr="00DC42CB">
          <w:rPr>
            <w:rStyle w:val="Hyperlink"/>
            <w:webHidden/>
            <w:cs/>
          </w:rPr>
          <w:t>18</w:t>
        </w:r>
        <w:r w:rsidR="00FA39AA" w:rsidRPr="00DC42CB">
          <w:rPr>
            <w:rStyle w:val="Hyperlink"/>
            <w:webHidden/>
          </w:rPr>
          <w:fldChar w:fldCharType="end"/>
        </w:r>
      </w:hyperlink>
    </w:p>
    <w:p w:rsidR="00FA39AA" w:rsidRDefault="008248EE" w:rsidP="00991A87">
      <w:pPr>
        <w:pStyle w:val="TableofFigures"/>
        <w:tabs>
          <w:tab w:val="right" w:leader="dot" w:pos="8584"/>
        </w:tabs>
        <w:spacing w:line="240" w:lineRule="auto"/>
        <w:ind w:left="360" w:hanging="370"/>
        <w:rPr>
          <w:rStyle w:val="Hyperlink"/>
          <w:noProof/>
        </w:rPr>
      </w:pPr>
      <w:hyperlink w:anchor="_Toc487546667" w:history="1">
        <w:r w:rsidR="00FA39AA" w:rsidRPr="003D54E5">
          <w:rPr>
            <w:rStyle w:val="Hyperlink"/>
            <w:noProof/>
            <w:cs/>
          </w:rPr>
          <w:t xml:space="preserve"> </w:t>
        </w:r>
        <w:r w:rsidR="00DC42CB">
          <w:rPr>
            <w:rStyle w:val="Hyperlink"/>
            <w:noProof/>
            <w:cs/>
          </w:rPr>
          <w:tab/>
        </w:r>
        <w:r w:rsidR="00FA39AA" w:rsidRPr="003D54E5">
          <w:rPr>
            <w:rStyle w:val="Hyperlink"/>
            <w:noProof/>
            <w:cs/>
          </w:rPr>
          <w:t>3</w:t>
        </w:r>
        <w:r w:rsidR="00FA39AA" w:rsidRPr="003D54E5">
          <w:rPr>
            <w:rStyle w:val="Hyperlink"/>
            <w:noProof/>
            <w:cs/>
          </w:rPr>
          <w:noBreakHyphen/>
          <w:t>2  คำอธิบายยูสเคส</w:t>
        </w:r>
        <w:r w:rsidR="00FA39AA" w:rsidRPr="003D54E5">
          <w:rPr>
            <w:rStyle w:val="Hyperlink"/>
            <w:noProof/>
            <w:szCs w:val="20"/>
            <w:cs/>
          </w:rPr>
          <w:t xml:space="preserve"> </w:t>
        </w:r>
        <w:r w:rsidR="00D7598C" w:rsidRPr="004B5083">
          <w:rPr>
            <w:rStyle w:val="Hyperlink"/>
            <w:noProof/>
            <w:sz w:val="32"/>
            <w:szCs w:val="48"/>
          </w:rPr>
          <w:t>UC01</w:t>
        </w:r>
        <w:r w:rsidR="00FA39AA" w:rsidRPr="004B5083">
          <w:rPr>
            <w:rStyle w:val="Hyperlink"/>
            <w:noProof/>
            <w:sz w:val="32"/>
            <w:szCs w:val="48"/>
            <w:cs/>
          </w:rPr>
          <w:t xml:space="preserve"> </w:t>
        </w:r>
        <w:r w:rsidR="00FA39AA" w:rsidRPr="003D54E5">
          <w:rPr>
            <w:rStyle w:val="Hyperlink"/>
            <w:noProof/>
            <w:cs/>
          </w:rPr>
          <w:t>(ต่อ)</w:t>
        </w:r>
        <w:r w:rsidR="00FA39AA" w:rsidRPr="00DC42CB">
          <w:rPr>
            <w:rStyle w:val="Hyperlink"/>
            <w:webHidden/>
          </w:rPr>
          <w:tab/>
        </w:r>
        <w:r w:rsidR="00FA39AA" w:rsidRPr="00DC42CB">
          <w:rPr>
            <w:rStyle w:val="Hyperlink"/>
            <w:webHidden/>
          </w:rPr>
          <w:fldChar w:fldCharType="begin"/>
        </w:r>
        <w:r w:rsidR="00FA39AA" w:rsidRPr="00DC42CB">
          <w:rPr>
            <w:rStyle w:val="Hyperlink"/>
            <w:webHidden/>
          </w:rPr>
          <w:instrText xml:space="preserve"> PAGEREF _Toc487546667 \h </w:instrText>
        </w:r>
        <w:r w:rsidR="00FA39AA" w:rsidRPr="00DC42CB">
          <w:rPr>
            <w:rStyle w:val="Hyperlink"/>
            <w:webHidden/>
          </w:rPr>
        </w:r>
        <w:r w:rsidR="00FA39AA" w:rsidRPr="00DC42CB">
          <w:rPr>
            <w:rStyle w:val="Hyperlink"/>
            <w:webHidden/>
          </w:rPr>
          <w:fldChar w:fldCharType="separate"/>
        </w:r>
        <w:r w:rsidR="00FA39AA" w:rsidRPr="00DC42CB">
          <w:rPr>
            <w:rStyle w:val="Hyperlink"/>
            <w:webHidden/>
            <w:cs/>
          </w:rPr>
          <w:t>19</w:t>
        </w:r>
        <w:r w:rsidR="00FA39AA" w:rsidRPr="00DC42CB">
          <w:rPr>
            <w:rStyle w:val="Hyperlink"/>
            <w:webHidden/>
          </w:rPr>
          <w:fldChar w:fldCharType="end"/>
        </w:r>
      </w:hyperlink>
    </w:p>
    <w:p w:rsidR="00FA39AA" w:rsidRPr="00DC42CB" w:rsidRDefault="008248EE" w:rsidP="00991A87">
      <w:pPr>
        <w:pStyle w:val="TableofFigures"/>
        <w:tabs>
          <w:tab w:val="right" w:leader="dot" w:pos="8584"/>
        </w:tabs>
        <w:spacing w:line="240" w:lineRule="auto"/>
        <w:ind w:left="360" w:hanging="370"/>
        <w:rPr>
          <w:rStyle w:val="Hyperlink"/>
        </w:rPr>
      </w:pPr>
      <w:hyperlink w:anchor="_Toc487546720" w:history="1">
        <w:r w:rsidR="00FA39AA" w:rsidRPr="0079657D">
          <w:rPr>
            <w:rStyle w:val="Hyperlink"/>
            <w:noProof/>
            <w:cs/>
          </w:rPr>
          <w:t xml:space="preserve"> </w:t>
        </w:r>
        <w:r w:rsidR="00DC42CB">
          <w:rPr>
            <w:rStyle w:val="Hyperlink"/>
            <w:noProof/>
            <w:cs/>
          </w:rPr>
          <w:tab/>
        </w:r>
        <w:r w:rsidR="00FA39AA" w:rsidRPr="0079657D">
          <w:rPr>
            <w:rStyle w:val="Hyperlink"/>
            <w:noProof/>
            <w:cs/>
          </w:rPr>
          <w:t>ก- 1 สรุปจำนวนชั่วโมงการปฏิบัติงานสหกิจศึกษา</w:t>
        </w:r>
        <w:r w:rsidR="00FA39AA" w:rsidRPr="00DC42CB">
          <w:rPr>
            <w:rStyle w:val="Hyperlink"/>
            <w:webHidden/>
          </w:rPr>
          <w:tab/>
        </w:r>
        <w:r w:rsidR="00FA39AA" w:rsidRPr="00DC42CB">
          <w:rPr>
            <w:rStyle w:val="Hyperlink"/>
            <w:webHidden/>
          </w:rPr>
          <w:fldChar w:fldCharType="begin"/>
        </w:r>
        <w:r w:rsidR="00FA39AA" w:rsidRPr="00DC42CB">
          <w:rPr>
            <w:rStyle w:val="Hyperlink"/>
            <w:webHidden/>
          </w:rPr>
          <w:instrText xml:space="preserve"> PAGEREF _Toc487546720 \h </w:instrText>
        </w:r>
        <w:r w:rsidR="00FA39AA" w:rsidRPr="00DC42CB">
          <w:rPr>
            <w:rStyle w:val="Hyperlink"/>
            <w:webHidden/>
          </w:rPr>
        </w:r>
        <w:r w:rsidR="00FA39AA" w:rsidRPr="00DC42CB">
          <w:rPr>
            <w:rStyle w:val="Hyperlink"/>
            <w:webHidden/>
          </w:rPr>
          <w:fldChar w:fldCharType="separate"/>
        </w:r>
        <w:r w:rsidR="00FA39AA" w:rsidRPr="00DC42CB">
          <w:rPr>
            <w:rStyle w:val="Hyperlink"/>
            <w:webHidden/>
            <w:cs/>
          </w:rPr>
          <w:t>37</w:t>
        </w:r>
        <w:r w:rsidR="00FA39AA" w:rsidRPr="00DC42CB">
          <w:rPr>
            <w:rStyle w:val="Hyperlink"/>
            <w:webHidden/>
          </w:rPr>
          <w:fldChar w:fldCharType="end"/>
        </w:r>
      </w:hyperlink>
    </w:p>
    <w:p w:rsidR="00FA39AA" w:rsidRPr="00FA39AA" w:rsidRDefault="00FA39AA" w:rsidP="00991A87">
      <w:pPr>
        <w:spacing w:line="240" w:lineRule="auto"/>
      </w:pPr>
    </w:p>
    <w:p w:rsidR="00FA39AA" w:rsidRDefault="00FA39AA" w:rsidP="00991A87">
      <w:pPr>
        <w:pStyle w:val="TableofFigures"/>
        <w:tabs>
          <w:tab w:val="right" w:leader="dot" w:pos="8460"/>
        </w:tabs>
        <w:spacing w:line="240" w:lineRule="auto"/>
        <w:rPr>
          <w:sz w:val="32"/>
        </w:rPr>
      </w:pPr>
      <w:r>
        <w:rPr>
          <w:sz w:val="32"/>
          <w:cs/>
        </w:rPr>
        <w:fldChar w:fldCharType="end"/>
      </w:r>
    </w:p>
    <w:p w:rsidR="00FA39AA" w:rsidRDefault="00FA39AA" w:rsidP="00991A87">
      <w:pPr>
        <w:spacing w:line="240" w:lineRule="auto"/>
      </w:pPr>
    </w:p>
    <w:p w:rsidR="00872923" w:rsidRPr="00FA39AA" w:rsidRDefault="00872923" w:rsidP="00991A87">
      <w:pPr>
        <w:spacing w:line="240" w:lineRule="auto"/>
        <w:rPr>
          <w:cs/>
        </w:rPr>
        <w:sectPr w:rsidR="00872923" w:rsidRPr="00FA39AA" w:rsidSect="00991A87">
          <w:pgSz w:w="11906" w:h="16838" w:code="9"/>
          <w:pgMar w:top="2160" w:right="1152" w:bottom="1008" w:left="1872" w:header="1008" w:footer="720" w:gutter="0"/>
          <w:pgNumType w:fmt="thaiLetters"/>
          <w:cols w:space="720"/>
          <w:docGrid w:linePitch="435"/>
        </w:sectPr>
      </w:pPr>
    </w:p>
    <w:p w:rsidR="00543997" w:rsidRPr="00A87D64" w:rsidRDefault="00A87D64" w:rsidP="00991A87">
      <w:pPr>
        <w:pStyle w:val="Heading1"/>
        <w:spacing w:line="240" w:lineRule="auto"/>
      </w:pPr>
      <w:bookmarkStart w:id="5" w:name="_Toc487543075"/>
      <w:r>
        <w:rPr>
          <w:cs/>
        </w:rPr>
        <w:lastRenderedPageBreak/>
        <w:br/>
      </w:r>
      <w:r w:rsidRPr="00A87D64">
        <w:rPr>
          <w:cs/>
        </w:rPr>
        <w:br/>
      </w:r>
      <w:r w:rsidR="00E63E4A" w:rsidRPr="00A87D64">
        <w:rPr>
          <w:cs/>
        </w:rPr>
        <w:t>บทนำ</w:t>
      </w:r>
      <w:bookmarkEnd w:id="5"/>
    </w:p>
    <w:p w:rsidR="0094617B" w:rsidRPr="007E1467" w:rsidRDefault="0094617B" w:rsidP="00991A87">
      <w:pPr>
        <w:spacing w:line="240" w:lineRule="auto"/>
      </w:pPr>
    </w:p>
    <w:p w:rsidR="0094617B" w:rsidRPr="007E1467" w:rsidRDefault="001C2674" w:rsidP="00991A87">
      <w:pPr>
        <w:spacing w:after="0" w:line="240" w:lineRule="auto"/>
        <w:ind w:firstLine="709"/>
        <w:rPr>
          <w:color w:val="FF0000"/>
        </w:rPr>
      </w:pPr>
      <w:del w:id="6" w:author="Pahommie" w:date="2014-11-04T15:07:00Z">
        <w:r w:rsidRPr="007E1467" w:rsidDel="00607858">
          <w:rPr>
            <w:cs/>
          </w:rPr>
          <w:delText>การเกริ่นนำเรื่องให้ทราบถึงที่มาละปัญหาในการดำเนินงานสหกิจศึกษา ความจำเป็นที่ต้องศึกษา</w:delText>
        </w:r>
      </w:del>
      <w:r w:rsidR="00D70D37" w:rsidRPr="007E1467">
        <w:rPr>
          <w:color w:val="FF0000"/>
          <w:cs/>
        </w:rPr>
        <w:t>ในส่วนนี้จะเป็นการอธิบายข้อมูลทั่วไปที่เกี่ยวข้องกับสถานประกอบการซึ่งเป็นสถานที่ฝึกดำเนินการ</w:t>
      </w:r>
      <w:r w:rsidR="0048629C" w:rsidRPr="007E1467">
        <w:rPr>
          <w:color w:val="FF0000"/>
          <w:cs/>
        </w:rPr>
        <w:t>สหกิจศึกษา………………………………………………………………………………………………………..............</w:t>
      </w:r>
    </w:p>
    <w:p w:rsidR="0048629C" w:rsidRPr="007E1467" w:rsidRDefault="0048629C" w:rsidP="00991A87">
      <w:pPr>
        <w:spacing w:after="0" w:line="240" w:lineRule="auto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………………………………………………………………………………………………………............………………………………………………………………………………………………………............</w:t>
      </w:r>
    </w:p>
    <w:p w:rsidR="001C2674" w:rsidRPr="007E1467" w:rsidRDefault="007C5568" w:rsidP="00991A87">
      <w:pPr>
        <w:pStyle w:val="Heading2"/>
      </w:pPr>
      <w:bookmarkStart w:id="7" w:name="_Toc406412106"/>
      <w:bookmarkStart w:id="8" w:name="_Toc406412542"/>
      <w:bookmarkStart w:id="9" w:name="_Toc406413351"/>
      <w:bookmarkStart w:id="10" w:name="_Toc420265793"/>
      <w:bookmarkStart w:id="11" w:name="_Toc487543076"/>
      <w:bookmarkStart w:id="12" w:name="_Toc399842558"/>
      <w:r w:rsidRPr="00A87D64">
        <w:rPr>
          <w:cs/>
        </w:rPr>
        <w:t>ข้อมูล</w:t>
      </w:r>
      <w:bookmarkEnd w:id="7"/>
      <w:bookmarkEnd w:id="8"/>
      <w:bookmarkEnd w:id="9"/>
      <w:r w:rsidRPr="007E1467">
        <w:rPr>
          <w:cs/>
        </w:rPr>
        <w:t>ของ</w:t>
      </w:r>
      <w:bookmarkEnd w:id="10"/>
      <w:r w:rsidR="008373F2" w:rsidRPr="008373F2">
        <w:rPr>
          <w:color w:val="FF0000"/>
          <w:cs/>
        </w:rPr>
        <w:t>[</w:t>
      </w:r>
      <w:r w:rsidR="007C246C" w:rsidRPr="008373F2">
        <w:rPr>
          <w:color w:val="FF0000"/>
          <w:cs/>
        </w:rPr>
        <w:t>ชื่อสถานประกอบการ</w:t>
      </w:r>
      <w:bookmarkEnd w:id="11"/>
      <w:r w:rsidR="008373F2" w:rsidRPr="008373F2">
        <w:rPr>
          <w:color w:val="FF0000"/>
          <w:cs/>
        </w:rPr>
        <w:t>]</w:t>
      </w:r>
      <w:del w:id="13" w:author="Pahommie" w:date="2014-11-04T15:25:00Z">
        <w:r w:rsidR="001C2674" w:rsidRPr="007E1467" w:rsidDel="00534FA4">
          <w:rPr>
            <w:cs/>
          </w:rPr>
          <w:delText>[ชื่อของสถานประกอบการ]</w:delText>
        </w:r>
      </w:del>
      <w:bookmarkEnd w:id="12"/>
    </w:p>
    <w:p w:rsidR="001C2674" w:rsidRPr="007E1467" w:rsidRDefault="00E75B72" w:rsidP="00991A87">
      <w:pPr>
        <w:spacing w:after="0"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บรรยาย………………………………………………………………………………………………………............………………………………………………………………………………………………………............………………………………………………………………………………………………………............………………………………………………………………………………………………………............</w:t>
      </w:r>
    </w:p>
    <w:p w:rsidR="001C2674" w:rsidRPr="00A87D64" w:rsidRDefault="001C2674" w:rsidP="00991A87">
      <w:pPr>
        <w:pStyle w:val="Heading3"/>
      </w:pPr>
      <w:bookmarkStart w:id="14" w:name="_Toc409387113"/>
      <w:bookmarkStart w:id="15" w:name="_Toc410779693"/>
      <w:bookmarkStart w:id="16" w:name="_Toc413338017"/>
      <w:bookmarkStart w:id="17" w:name="_Toc420387288"/>
      <w:bookmarkStart w:id="18" w:name="_Toc420485884"/>
      <w:bookmarkStart w:id="19" w:name="_Toc420525041"/>
      <w:bookmarkStart w:id="20" w:name="_Toc420734851"/>
      <w:bookmarkStart w:id="21" w:name="_Toc420739344"/>
      <w:bookmarkStart w:id="22" w:name="_Toc453667458"/>
      <w:bookmarkStart w:id="23" w:name="_Toc453683017"/>
      <w:bookmarkStart w:id="24" w:name="_Toc453683429"/>
      <w:bookmarkStart w:id="25" w:name="_Toc453683689"/>
      <w:bookmarkStart w:id="26" w:name="_Toc487543077"/>
      <w:r w:rsidRPr="00A87D64">
        <w:rPr>
          <w:cs/>
        </w:rPr>
        <w:t>สถานที่ตั้งสถานประกอบการ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154E9E" w:rsidRPr="007E1467" w:rsidRDefault="00154E9E" w:rsidP="00991A87">
      <w:pPr>
        <w:spacing w:after="0"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บรรยาย………………………………………………………………………………………………………............………………………………………………………………………………………………………............………………………………………………………………………………………………………............………………………………………………………………………………………………………............</w:t>
      </w:r>
    </w:p>
    <w:p w:rsidR="006023E2" w:rsidRPr="007E1467" w:rsidRDefault="00154E9E" w:rsidP="00991A87">
      <w:pPr>
        <w:spacing w:after="0" w:line="240" w:lineRule="auto"/>
        <w:ind w:firstLine="720"/>
      </w:pPr>
      <w:r w:rsidRPr="007E1467">
        <w:rPr>
          <w:color w:val="FF0000"/>
          <w:cs/>
        </w:rPr>
        <w:t xml:space="preserve">บรรยาย………………………………………………………………………………………………………............………………………………………………………………………………………………………............………………………………………………………………………………………………………............………………………………………………………………………………………………………............ ภาพสัญลักษณ์สถานประกอบการ </w:t>
      </w:r>
      <w:r w:rsidR="00D70D37" w:rsidRPr="007E1467">
        <w:rPr>
          <w:cs/>
        </w:rPr>
        <w:t>แสดงดังภาพที่ 1-1</w:t>
      </w:r>
      <w:r w:rsidR="00A85CE5" w:rsidRPr="007E1467">
        <w:rPr>
          <w:cs/>
        </w:rPr>
        <w:t xml:space="preserve"> และ</w:t>
      </w:r>
      <w:r w:rsidR="00A85CE5" w:rsidRPr="007E1467">
        <w:rPr>
          <w:color w:val="FF0000"/>
          <w:cs/>
        </w:rPr>
        <w:t xml:space="preserve">แผนที่/แผนภาพที่ตั้งสถานประกอบการ </w:t>
      </w:r>
      <w:r w:rsidR="00A85CE5" w:rsidRPr="007E1467">
        <w:rPr>
          <w:cs/>
        </w:rPr>
        <w:t xml:space="preserve">แสดงดังภาพที่ 1-2 </w:t>
      </w:r>
    </w:p>
    <w:p w:rsidR="00D70D37" w:rsidRPr="007E1467" w:rsidRDefault="0010704F" w:rsidP="00991A87">
      <w:pPr>
        <w:keepNext/>
        <w:spacing w:after="0" w:line="240" w:lineRule="auto"/>
        <w:jc w:val="center"/>
      </w:pPr>
      <w:r w:rsidRPr="007E1467">
        <w:rPr>
          <w:noProof/>
        </w:rPr>
        <w:lastRenderedPageBreak/>
        <w:drawing>
          <wp:inline distT="0" distB="0" distL="0" distR="0">
            <wp:extent cx="2639291" cy="1878082"/>
            <wp:effectExtent l="19050" t="19050" r="2794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t-availabl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521" cy="1881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617B" w:rsidRPr="007E1467" w:rsidRDefault="00962A40" w:rsidP="00991A87">
      <w:pPr>
        <w:pStyle w:val="a0"/>
        <w:rPr>
          <w:color w:val="FF0000"/>
        </w:rPr>
      </w:pPr>
      <w:bookmarkStart w:id="27" w:name="_Toc424818802"/>
      <w:r w:rsidRPr="007E1467">
        <w:rPr>
          <w:cs/>
        </w:rPr>
        <w:t>ภาพที่</w:t>
      </w:r>
      <w:r w:rsidR="00944835" w:rsidRPr="007E1467">
        <w:rPr>
          <w:cs/>
        </w:rPr>
        <w:t xml:space="preserve"> </w:t>
      </w:r>
      <w:r w:rsidR="008248EE">
        <w:fldChar w:fldCharType="begin"/>
      </w:r>
      <w:r w:rsidR="008248EE">
        <w:instrText xml:space="preserve"> STYLEREF 1 \s </w:instrText>
      </w:r>
      <w:r w:rsidR="008248EE">
        <w:fldChar w:fldCharType="separate"/>
      </w:r>
      <w:r w:rsidR="00530FE1" w:rsidRPr="007E1467">
        <w:rPr>
          <w:noProof/>
        </w:rPr>
        <w:t>1</w:t>
      </w:r>
      <w:r w:rsidR="008248EE">
        <w:rPr>
          <w:noProof/>
        </w:rPr>
        <w:fldChar w:fldCharType="end"/>
      </w:r>
      <w:r w:rsidR="00530FE1" w:rsidRPr="007E1467">
        <w:noBreakHyphen/>
      </w:r>
      <w:r w:rsidR="008248EE">
        <w:fldChar w:fldCharType="begin"/>
      </w:r>
      <w:r w:rsidR="008248EE">
        <w:instrText xml:space="preserve"> SEQ </w:instrText>
      </w:r>
      <w:r w:rsidR="008248EE">
        <w:rPr>
          <w:cs/>
        </w:rPr>
        <w:instrText xml:space="preserve">ภาพที่ </w:instrText>
      </w:r>
      <w:r w:rsidR="008248EE">
        <w:instrText>\</w:instrText>
      </w:r>
      <w:r w:rsidR="008248EE">
        <w:rPr>
          <w:cs/>
        </w:rPr>
        <w:instrText xml:space="preserve">* </w:instrText>
      </w:r>
      <w:r w:rsidR="008248EE">
        <w:instrText xml:space="preserve">ARABIC \s 1 </w:instrText>
      </w:r>
      <w:r w:rsidR="008248EE">
        <w:fldChar w:fldCharType="separate"/>
      </w:r>
      <w:r w:rsidR="00530FE1" w:rsidRPr="007E1467">
        <w:rPr>
          <w:noProof/>
        </w:rPr>
        <w:t>1</w:t>
      </w:r>
      <w:r w:rsidR="008248EE">
        <w:rPr>
          <w:noProof/>
        </w:rPr>
        <w:fldChar w:fldCharType="end"/>
      </w:r>
      <w:r w:rsidR="00D70D37" w:rsidRPr="007E1467">
        <w:rPr>
          <w:cs/>
        </w:rPr>
        <w:t xml:space="preserve">  ตราสัญลักษณ์ของ</w:t>
      </w:r>
      <w:r w:rsidR="00F339CE" w:rsidRPr="007E1467">
        <w:rPr>
          <w:color w:val="FF0000"/>
          <w:cs/>
        </w:rPr>
        <w:t>สถานประกอบการ</w:t>
      </w:r>
      <w:bookmarkEnd w:id="27"/>
    </w:p>
    <w:p w:rsidR="0010704F" w:rsidRPr="007E1467" w:rsidRDefault="0010704F" w:rsidP="00991A87">
      <w:pPr>
        <w:pStyle w:val="a0"/>
      </w:pPr>
    </w:p>
    <w:p w:rsidR="007C5568" w:rsidRPr="007E1467" w:rsidRDefault="007C5568" w:rsidP="00991A87">
      <w:pPr>
        <w:spacing w:line="240" w:lineRule="auto"/>
        <w:jc w:val="center"/>
      </w:pPr>
      <w:ins w:id="28" w:author="Nun Jiranun" w:date="2014-12-15T20:15:00Z">
        <w:r w:rsidRPr="007E1467">
          <w:rPr>
            <w:noProof/>
          </w:rPr>
          <w:drawing>
            <wp:inline distT="0" distB="0" distL="0" distR="0" wp14:anchorId="20AAD06B" wp14:editId="540A64B3">
              <wp:extent cx="5081719" cy="2830664"/>
              <wp:effectExtent l="19050" t="19050" r="24130" b="27305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map-buu.png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1867" cy="2931012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:rsidR="007C5568" w:rsidRPr="007E1467" w:rsidRDefault="00962A40" w:rsidP="00991A87">
      <w:pPr>
        <w:pStyle w:val="a0"/>
      </w:pPr>
      <w:bookmarkStart w:id="29" w:name="_Toc424818803"/>
      <w:r w:rsidRPr="007E1467">
        <w:rPr>
          <w:cs/>
        </w:rPr>
        <w:t>ภาพที่</w:t>
      </w:r>
      <w:r w:rsidR="00944835" w:rsidRPr="007E1467">
        <w:rPr>
          <w:cs/>
        </w:rPr>
        <w:t xml:space="preserve"> </w:t>
      </w:r>
      <w:r w:rsidR="008248EE">
        <w:fldChar w:fldCharType="begin"/>
      </w:r>
      <w:r w:rsidR="008248EE">
        <w:instrText xml:space="preserve"> STYLEREF 1 \s </w:instrText>
      </w:r>
      <w:r w:rsidR="008248EE">
        <w:fldChar w:fldCharType="separate"/>
      </w:r>
      <w:r w:rsidR="00530FE1" w:rsidRPr="007E1467">
        <w:rPr>
          <w:noProof/>
        </w:rPr>
        <w:t>1</w:t>
      </w:r>
      <w:r w:rsidR="008248EE">
        <w:rPr>
          <w:noProof/>
        </w:rPr>
        <w:fldChar w:fldCharType="end"/>
      </w:r>
      <w:r w:rsidR="00530FE1" w:rsidRPr="007E1467">
        <w:noBreakHyphen/>
      </w:r>
      <w:r w:rsidR="008248EE">
        <w:fldChar w:fldCharType="begin"/>
      </w:r>
      <w:r w:rsidR="008248EE">
        <w:instrText xml:space="preserve"> SEQ </w:instrText>
      </w:r>
      <w:r w:rsidR="008248EE">
        <w:rPr>
          <w:cs/>
        </w:rPr>
        <w:instrText xml:space="preserve">ภาพที่ </w:instrText>
      </w:r>
      <w:r w:rsidR="008248EE">
        <w:instrText>\</w:instrText>
      </w:r>
      <w:r w:rsidR="008248EE">
        <w:rPr>
          <w:cs/>
        </w:rPr>
        <w:instrText xml:space="preserve">* </w:instrText>
      </w:r>
      <w:r w:rsidR="008248EE">
        <w:instrText xml:space="preserve">ARABIC \s 1 </w:instrText>
      </w:r>
      <w:r w:rsidR="008248EE">
        <w:fldChar w:fldCharType="separate"/>
      </w:r>
      <w:r w:rsidR="00530FE1" w:rsidRPr="007E1467">
        <w:rPr>
          <w:noProof/>
        </w:rPr>
        <w:t>2</w:t>
      </w:r>
      <w:r w:rsidR="008248EE">
        <w:rPr>
          <w:noProof/>
        </w:rPr>
        <w:fldChar w:fldCharType="end"/>
      </w:r>
      <w:r w:rsidR="007C5568" w:rsidRPr="007E1467">
        <w:rPr>
          <w:cs/>
        </w:rPr>
        <w:t xml:space="preserve">  </w:t>
      </w:r>
      <w:r w:rsidR="007C5568" w:rsidRPr="007E1467">
        <w:rPr>
          <w:color w:val="FF0000"/>
          <w:cs/>
        </w:rPr>
        <w:t>แผนที่ตั้งองค์กร</w:t>
      </w:r>
      <w:bookmarkEnd w:id="29"/>
      <w:r w:rsidR="0053375D" w:rsidRPr="007E1467">
        <w:rPr>
          <w:color w:val="FF0000"/>
        </w:rPr>
        <w:t>xxxxxx</w:t>
      </w:r>
    </w:p>
    <w:p w:rsidR="00CE31FF" w:rsidRPr="007E1467" w:rsidRDefault="00F81404" w:rsidP="00991A87">
      <w:pPr>
        <w:spacing w:line="240" w:lineRule="auto"/>
        <w:ind w:firstLine="720"/>
        <w:jc w:val="left"/>
      </w:pPr>
      <w:r w:rsidRPr="007E1467">
        <w:rPr>
          <w:color w:val="FF0000"/>
          <w:cs/>
        </w:rPr>
        <w:t>จากภาพที่ 1</w:t>
      </w:r>
      <w:r w:rsidR="00CE31FF" w:rsidRPr="007E1467">
        <w:rPr>
          <w:color w:val="FF0000"/>
          <w:cs/>
        </w:rPr>
        <w:t>-3 บรรยายภาพพอสังเขป.................................................................................................................................................................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</w:t>
      </w:r>
    </w:p>
    <w:p w:rsidR="007C5568" w:rsidRPr="007E1467" w:rsidRDefault="007C5568" w:rsidP="00991A87">
      <w:pPr>
        <w:keepNext/>
        <w:spacing w:line="240" w:lineRule="auto"/>
      </w:pPr>
      <w:ins w:id="30" w:author="Nun Jiranun" w:date="2014-12-18T12:21:00Z">
        <w:r w:rsidRPr="007E1467">
          <w:rPr>
            <w:noProof/>
          </w:rPr>
          <w:lastRenderedPageBreak/>
          <w:drawing>
            <wp:inline distT="0" distB="0" distL="0" distR="0" wp14:anchorId="2DC5F9F9" wp14:editId="1F13A238">
              <wp:extent cx="5482424" cy="7692390"/>
              <wp:effectExtent l="0" t="0" r="61595" b="22860"/>
              <wp:docPr id="242" name="Diagram 242"/>
              <wp:cNvGraphicFramePr/>
              <a:graphic xmlns:a="http://schemas.openxmlformats.org/drawingml/2006/main">
                <a:graphicData uri="http://schemas.openxmlformats.org/drawingml/2006/diagram">
                  <dgm:relIds xmlns:dgm="http://schemas.openxmlformats.org/drawingml/2006/diagram" xmlns:r="http://schemas.openxmlformats.org/officeDocument/2006/relationships" r:dm="rId13" r:lo="rId14" r:qs="rId15" r:cs="rId16"/>
                </a:graphicData>
              </a:graphic>
            </wp:inline>
          </w:drawing>
        </w:r>
      </w:ins>
    </w:p>
    <w:p w:rsidR="007C5568" w:rsidRPr="007E1467" w:rsidRDefault="00962A40" w:rsidP="00991A87">
      <w:pPr>
        <w:pStyle w:val="a0"/>
      </w:pPr>
      <w:bookmarkStart w:id="31" w:name="_Toc424818804"/>
      <w:r w:rsidRPr="007E1467">
        <w:rPr>
          <w:cs/>
        </w:rPr>
        <w:t>ภาพที่</w:t>
      </w:r>
      <w:r w:rsidR="002E4699" w:rsidRPr="007E1467">
        <w:rPr>
          <w:cs/>
        </w:rPr>
        <w:t xml:space="preserve"> </w:t>
      </w:r>
      <w:r w:rsidR="008248EE">
        <w:fldChar w:fldCharType="begin"/>
      </w:r>
      <w:r w:rsidR="008248EE">
        <w:instrText xml:space="preserve"> STYLEREF 1 \s </w:instrText>
      </w:r>
      <w:r w:rsidR="008248EE">
        <w:fldChar w:fldCharType="separate"/>
      </w:r>
      <w:r w:rsidR="00530FE1" w:rsidRPr="007E1467">
        <w:rPr>
          <w:noProof/>
        </w:rPr>
        <w:t>1</w:t>
      </w:r>
      <w:r w:rsidR="008248EE">
        <w:rPr>
          <w:noProof/>
        </w:rPr>
        <w:fldChar w:fldCharType="end"/>
      </w:r>
      <w:r w:rsidR="00530FE1" w:rsidRPr="007E1467">
        <w:noBreakHyphen/>
      </w:r>
      <w:r w:rsidR="008248EE">
        <w:fldChar w:fldCharType="begin"/>
      </w:r>
      <w:r w:rsidR="008248EE">
        <w:instrText xml:space="preserve"> SEQ </w:instrText>
      </w:r>
      <w:r w:rsidR="008248EE">
        <w:rPr>
          <w:cs/>
        </w:rPr>
        <w:instrText xml:space="preserve">ภาพที่ </w:instrText>
      </w:r>
      <w:r w:rsidR="008248EE">
        <w:instrText>\</w:instrText>
      </w:r>
      <w:r w:rsidR="008248EE">
        <w:rPr>
          <w:cs/>
        </w:rPr>
        <w:instrText xml:space="preserve">* </w:instrText>
      </w:r>
      <w:r w:rsidR="008248EE">
        <w:instrText xml:space="preserve">ARABIC \s 1 </w:instrText>
      </w:r>
      <w:r w:rsidR="008248EE">
        <w:fldChar w:fldCharType="separate"/>
      </w:r>
      <w:r w:rsidR="00530FE1" w:rsidRPr="007E1467">
        <w:rPr>
          <w:noProof/>
        </w:rPr>
        <w:t>3</w:t>
      </w:r>
      <w:r w:rsidR="008248EE">
        <w:rPr>
          <w:noProof/>
        </w:rPr>
        <w:fldChar w:fldCharType="end"/>
      </w:r>
      <w:r w:rsidR="007C5568" w:rsidRPr="007E1467">
        <w:rPr>
          <w:cs/>
        </w:rPr>
        <w:t xml:space="preserve">  </w:t>
      </w:r>
      <w:r w:rsidR="007C5568" w:rsidRPr="007E1467">
        <w:rPr>
          <w:color w:val="FF0000"/>
          <w:cs/>
        </w:rPr>
        <w:t>โครงสร้างการบริหารของ</w:t>
      </w:r>
      <w:r w:rsidR="00AA723D" w:rsidRPr="007E1467">
        <w:rPr>
          <w:color w:val="FF0000"/>
          <w:cs/>
        </w:rPr>
        <w:t>สถานประกอบการ</w:t>
      </w:r>
      <w:bookmarkEnd w:id="31"/>
    </w:p>
    <w:p w:rsidR="00534FA4" w:rsidRPr="007E1467" w:rsidRDefault="007C5568" w:rsidP="00991A87">
      <w:pPr>
        <w:pStyle w:val="Heading3"/>
        <w:rPr>
          <w:color w:val="FF0000"/>
        </w:rPr>
      </w:pPr>
      <w:bookmarkStart w:id="32" w:name="_Toc409752696"/>
      <w:bookmarkStart w:id="33" w:name="_Toc409753108"/>
      <w:bookmarkStart w:id="34" w:name="_Toc416273301"/>
      <w:bookmarkStart w:id="35" w:name="_Toc416341099"/>
      <w:bookmarkStart w:id="36" w:name="_Toc420265796"/>
      <w:bookmarkStart w:id="37" w:name="_Toc420387289"/>
      <w:bookmarkStart w:id="38" w:name="_Toc420485885"/>
      <w:bookmarkStart w:id="39" w:name="_Toc420525042"/>
      <w:bookmarkStart w:id="40" w:name="_Toc420734852"/>
      <w:bookmarkStart w:id="41" w:name="_Toc420739345"/>
      <w:bookmarkStart w:id="42" w:name="_Toc453667459"/>
      <w:bookmarkStart w:id="43" w:name="_Toc453683018"/>
      <w:bookmarkStart w:id="44" w:name="_Toc453683430"/>
      <w:bookmarkStart w:id="45" w:name="_Toc453683690"/>
      <w:bookmarkStart w:id="46" w:name="_Toc487543078"/>
      <w:r w:rsidRPr="007E1467">
        <w:rPr>
          <w:cs/>
        </w:rPr>
        <w:lastRenderedPageBreak/>
        <w:t>ผลิตภัณฑ์ ผลิตผล หรือการให้บริการของ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r w:rsidR="00C5274C" w:rsidRPr="007E1467">
        <w:rPr>
          <w:color w:val="FF0000"/>
          <w:cs/>
        </w:rPr>
        <w:t>ชื่อสถานประกอบการ</w:t>
      </w:r>
      <w:bookmarkEnd w:id="42"/>
      <w:bookmarkEnd w:id="43"/>
      <w:bookmarkEnd w:id="44"/>
      <w:bookmarkEnd w:id="45"/>
      <w:bookmarkEnd w:id="46"/>
    </w:p>
    <w:p w:rsidR="00AC09E3" w:rsidRPr="007E1467" w:rsidRDefault="00AC09E3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บรรยายถึงผลงาน/การให้บริการของสถานประกอบการ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AC09E3" w:rsidRPr="007E1467" w:rsidRDefault="00AC09E3" w:rsidP="00991A87">
      <w:pPr>
        <w:spacing w:line="240" w:lineRule="auto"/>
        <w:ind w:firstLine="720"/>
        <w:rPr>
          <w:ins w:id="47" w:author="Pahommie" w:date="2014-11-04T15:33:00Z"/>
          <w:color w:val="FF0000"/>
        </w:rPr>
      </w:pPr>
      <w:r w:rsidRPr="007E1467">
        <w:rPr>
          <w:color w:val="FF0000"/>
          <w:cs/>
        </w:rPr>
        <w:t>อาจแสดงเป็นข้อๆ เพื่อความเข้าใจง่าย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1C2674" w:rsidRPr="007E1467" w:rsidRDefault="001C2674" w:rsidP="00991A87">
      <w:pPr>
        <w:pStyle w:val="Heading3"/>
      </w:pPr>
      <w:bookmarkStart w:id="48" w:name="_Toc409387116"/>
      <w:bookmarkStart w:id="49" w:name="_Toc410779696"/>
      <w:bookmarkStart w:id="50" w:name="_Toc413338020"/>
      <w:bookmarkStart w:id="51" w:name="_Toc420387290"/>
      <w:bookmarkStart w:id="52" w:name="_Toc420485886"/>
      <w:bookmarkStart w:id="53" w:name="_Toc420525043"/>
      <w:bookmarkStart w:id="54" w:name="_Toc420734853"/>
      <w:bookmarkStart w:id="55" w:name="_Toc420739346"/>
      <w:bookmarkStart w:id="56" w:name="_Toc453667460"/>
      <w:bookmarkStart w:id="57" w:name="_Toc453683019"/>
      <w:bookmarkStart w:id="58" w:name="_Toc453683431"/>
      <w:bookmarkStart w:id="59" w:name="_Toc453683691"/>
      <w:bookmarkStart w:id="60" w:name="_Toc487543079"/>
      <w:r w:rsidRPr="007E1467">
        <w:rPr>
          <w:cs/>
        </w:rPr>
        <w:t>ตำแหน่งงานและลักษณะงานที่ได้รับมอบหมาย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1C2674" w:rsidRPr="007E1467" w:rsidRDefault="00AC09E3">
      <w:pPr>
        <w:spacing w:after="0" w:line="240" w:lineRule="auto"/>
        <w:ind w:firstLine="720"/>
        <w:pPrChange w:id="61" w:author="Pahommie" w:date="2014-11-17T15:13:00Z">
          <w:pPr/>
        </w:pPrChange>
      </w:pPr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del w:id="62" w:author="Pahommie" w:date="2014-11-04T15:36:00Z">
        <w:r w:rsidR="001C2674" w:rsidRPr="007E1467" w:rsidDel="006528CB">
          <w:rPr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</w:p>
    <w:p w:rsidR="001C2674" w:rsidRPr="007E1467" w:rsidRDefault="00476DB7" w:rsidP="00991A87">
      <w:pPr>
        <w:pStyle w:val="Heading3"/>
      </w:pPr>
      <w:bookmarkStart w:id="63" w:name="_Toc409387117"/>
      <w:bookmarkStart w:id="64" w:name="_Toc410779697"/>
      <w:bookmarkStart w:id="65" w:name="_Toc413338021"/>
      <w:bookmarkStart w:id="66" w:name="_Toc420387291"/>
      <w:bookmarkStart w:id="67" w:name="_Toc420485887"/>
      <w:bookmarkStart w:id="68" w:name="_Toc420525044"/>
      <w:bookmarkStart w:id="69" w:name="_Toc420734854"/>
      <w:bookmarkStart w:id="70" w:name="_Toc420739347"/>
      <w:bookmarkStart w:id="71" w:name="_Toc453667461"/>
      <w:bookmarkStart w:id="72" w:name="_Toc453683020"/>
      <w:bookmarkStart w:id="73" w:name="_Toc453683432"/>
      <w:bookmarkStart w:id="74" w:name="_Toc453683692"/>
      <w:bookmarkStart w:id="75" w:name="_Toc487543080"/>
      <w:r w:rsidRPr="007E1467">
        <w:rPr>
          <w:cs/>
        </w:rPr>
        <w:t>ข้อ</w:t>
      </w:r>
      <w:r w:rsidR="001C2674" w:rsidRPr="007E1467">
        <w:rPr>
          <w:cs/>
        </w:rPr>
        <w:t>มูลพนักงานที่ปรึกษา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:rsidR="002B0CB1" w:rsidRPr="007E1467" w:rsidRDefault="002B0CB1">
      <w:pPr>
        <w:spacing w:after="0" w:line="240" w:lineRule="auto"/>
        <w:ind w:firstLine="720"/>
        <w:pPrChange w:id="76" w:author="Pahommie" w:date="2014-11-17T15:13:00Z">
          <w:pPr/>
        </w:pPrChange>
      </w:pPr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del w:id="77" w:author="Pahommie" w:date="2014-11-04T15:36:00Z">
        <w:r w:rsidRPr="007E1467" w:rsidDel="006528CB">
          <w:rPr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</w:p>
    <w:p w:rsidR="001C2674" w:rsidRPr="007E1467" w:rsidDel="00455F77" w:rsidRDefault="001C2674" w:rsidP="00991A87">
      <w:pPr>
        <w:pStyle w:val="Heading3"/>
        <w:rPr>
          <w:del w:id="78" w:author="Pahommie" w:date="2014-11-04T16:21:00Z"/>
        </w:rPr>
      </w:pPr>
      <w:del w:id="79" w:author="Pahommie" w:date="2014-11-04T16:21:00Z">
        <w:r w:rsidRPr="007E1467" w:rsidDel="00455F77">
          <w:rPr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  <w:bookmarkStart w:id="80" w:name="_Toc404714961"/>
        <w:bookmarkStart w:id="81" w:name="_Toc407575449"/>
        <w:bookmarkStart w:id="82" w:name="_Toc409387122"/>
        <w:bookmarkStart w:id="83" w:name="_Toc410779702"/>
        <w:bookmarkStart w:id="84" w:name="_Toc413337307"/>
        <w:bookmarkStart w:id="85" w:name="_Toc413338022"/>
        <w:bookmarkStart w:id="86" w:name="_Toc420387292"/>
        <w:bookmarkStart w:id="87" w:name="_Toc420485888"/>
        <w:bookmarkStart w:id="88" w:name="_Toc420524886"/>
        <w:bookmarkStart w:id="89" w:name="_Toc420525045"/>
        <w:bookmarkStart w:id="90" w:name="_Toc420734855"/>
        <w:bookmarkStart w:id="91" w:name="_Toc420738558"/>
        <w:bookmarkStart w:id="92" w:name="_Toc420739128"/>
        <w:bookmarkStart w:id="93" w:name="_Toc420739348"/>
        <w:bookmarkStart w:id="94" w:name="_Toc453667462"/>
        <w:bookmarkStart w:id="95" w:name="_Toc453683021"/>
        <w:bookmarkStart w:id="96" w:name="_Toc453683361"/>
        <w:bookmarkStart w:id="97" w:name="_Toc453683433"/>
        <w:bookmarkStart w:id="98" w:name="_Toc453683693"/>
        <w:bookmarkStart w:id="99" w:name="_Toc487543081"/>
        <w:bookmarkEnd w:id="80"/>
        <w:bookmarkEnd w:id="81"/>
        <w:bookmarkEnd w:id="82"/>
        <w:bookmarkEnd w:id="83"/>
        <w:bookmarkEnd w:id="84"/>
        <w:bookmarkEnd w:id="85"/>
        <w:bookmarkEnd w:id="86"/>
        <w:bookmarkEnd w:id="87"/>
        <w:bookmarkEnd w:id="88"/>
        <w:bookmarkEnd w:id="89"/>
        <w:bookmarkEnd w:id="90"/>
        <w:bookmarkEnd w:id="91"/>
        <w:bookmarkEnd w:id="92"/>
        <w:bookmarkEnd w:id="93"/>
        <w:bookmarkEnd w:id="94"/>
        <w:bookmarkEnd w:id="95"/>
        <w:bookmarkEnd w:id="96"/>
        <w:bookmarkEnd w:id="97"/>
        <w:bookmarkEnd w:id="98"/>
        <w:bookmarkEnd w:id="99"/>
      </w:del>
    </w:p>
    <w:p w:rsidR="001C2674" w:rsidRPr="007E1467" w:rsidRDefault="001C2674" w:rsidP="00991A87">
      <w:pPr>
        <w:pStyle w:val="Heading3"/>
      </w:pPr>
      <w:bookmarkStart w:id="100" w:name="_Toc409387123"/>
      <w:bookmarkStart w:id="101" w:name="_Toc410779703"/>
      <w:bookmarkStart w:id="102" w:name="_Toc413338023"/>
      <w:bookmarkStart w:id="103" w:name="_Toc420387293"/>
      <w:bookmarkStart w:id="104" w:name="_Toc420485889"/>
      <w:bookmarkStart w:id="105" w:name="_Toc420525046"/>
      <w:bookmarkStart w:id="106" w:name="_Toc420734856"/>
      <w:bookmarkStart w:id="107" w:name="_Toc420739349"/>
      <w:bookmarkStart w:id="108" w:name="_Toc453667463"/>
      <w:bookmarkStart w:id="109" w:name="_Toc453683022"/>
      <w:bookmarkStart w:id="110" w:name="_Toc453683434"/>
      <w:bookmarkStart w:id="111" w:name="_Toc453683694"/>
      <w:bookmarkStart w:id="112" w:name="_Toc487543082"/>
      <w:r w:rsidRPr="007E1467">
        <w:rPr>
          <w:cs/>
        </w:rPr>
        <w:t>ระยะเวลาการปฏิบัติงาน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:rsidR="00E15127" w:rsidRPr="007E1467" w:rsidRDefault="003F54BB">
      <w:pPr>
        <w:spacing w:before="0" w:after="0" w:line="240" w:lineRule="auto"/>
        <w:ind w:firstLine="720"/>
        <w:rPr>
          <w:color w:val="FF0000"/>
          <w:cs/>
        </w:rPr>
        <w:pPrChange w:id="113" w:author="Pahommie" w:date="2014-11-04T16:20:00Z">
          <w:pPr>
            <w:ind w:left="720" w:firstLine="720"/>
          </w:pPr>
        </w:pPrChange>
      </w:pPr>
      <w:r w:rsidRPr="007E1467">
        <w:rPr>
          <w:color w:val="FF0000"/>
          <w:cs/>
        </w:rPr>
        <w:t xml:space="preserve">การปฏิบัติการสหกิจศึกษาสำหรับภาคการเรียนที่ </w:t>
      </w:r>
      <w:r w:rsidRPr="007E1467">
        <w:rPr>
          <w:color w:val="FF0000"/>
        </w:rPr>
        <w:t>1</w:t>
      </w:r>
      <w:r w:rsidRPr="007E1467">
        <w:rPr>
          <w:color w:val="FF0000"/>
          <w:cs/>
        </w:rPr>
        <w:t xml:space="preserve"> ประจำปีการศึกษา </w:t>
      </w:r>
      <w:r w:rsidR="0053375D" w:rsidRPr="007E1467">
        <w:rPr>
          <w:color w:val="FF0000"/>
        </w:rPr>
        <w:t>2560</w:t>
      </w:r>
      <w:r w:rsidRPr="007E1467">
        <w:rPr>
          <w:color w:val="FF0000"/>
          <w:cs/>
        </w:rPr>
        <w:t xml:space="preserve"> ระยะเวลานับต</w:t>
      </w:r>
      <w:r w:rsidR="0053375D" w:rsidRPr="007E1467">
        <w:rPr>
          <w:color w:val="FF0000"/>
          <w:cs/>
        </w:rPr>
        <w:t>ั้งแต่ วันที่ 1 สิงหาคม พ.ศ. 25</w:t>
      </w:r>
      <w:r w:rsidR="0053375D" w:rsidRPr="007E1467">
        <w:rPr>
          <w:color w:val="FF0000"/>
        </w:rPr>
        <w:t>60</w:t>
      </w:r>
      <w:r w:rsidRPr="007E1467">
        <w:rPr>
          <w:color w:val="FF0000"/>
          <w:cs/>
        </w:rPr>
        <w:t xml:space="preserve"> ถึงวันที่ </w:t>
      </w:r>
      <w:r w:rsidR="009B6578" w:rsidRPr="007E1467">
        <w:rPr>
          <w:color w:val="FF0000"/>
        </w:rPr>
        <w:t>XX</w:t>
      </w:r>
      <w:r w:rsidR="0053375D" w:rsidRPr="007E1467">
        <w:rPr>
          <w:color w:val="FF0000"/>
          <w:cs/>
        </w:rPr>
        <w:t xml:space="preserve"> พฤศจิกายน พ.ศ. 25</w:t>
      </w:r>
      <w:r w:rsidR="0053375D" w:rsidRPr="007E1467">
        <w:rPr>
          <w:color w:val="FF0000"/>
        </w:rPr>
        <w:t>60</w:t>
      </w:r>
      <w:r w:rsidRPr="007E1467">
        <w:rPr>
          <w:color w:val="FF0000"/>
          <w:cs/>
        </w:rPr>
        <w:t xml:space="preserve"> รวมทั้งสิ้นเป็นระยะเวลา 4 เดือน จำนวน 16 สัปดาห์</w:t>
      </w:r>
    </w:p>
    <w:p w:rsidR="001C2674" w:rsidRPr="007E1467" w:rsidDel="00E15127" w:rsidRDefault="001C2674" w:rsidP="00991A87">
      <w:pPr>
        <w:pStyle w:val="Heading2"/>
        <w:rPr>
          <w:del w:id="114" w:author="Pahommie" w:date="2014-11-04T16:12:00Z"/>
        </w:rPr>
      </w:pPr>
      <w:del w:id="115" w:author="Pahommie" w:date="2014-11-04T16:12:00Z">
        <w:r w:rsidRPr="007E1467" w:rsidDel="00E15127">
          <w:rPr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  <w:bookmarkStart w:id="116" w:name="_Toc404714963"/>
        <w:bookmarkStart w:id="117" w:name="_Toc407575451"/>
        <w:bookmarkStart w:id="118" w:name="_Toc409387124"/>
        <w:bookmarkStart w:id="119" w:name="_Toc410779704"/>
        <w:bookmarkStart w:id="120" w:name="_Toc413337309"/>
        <w:bookmarkStart w:id="121" w:name="_Toc413338024"/>
        <w:bookmarkStart w:id="122" w:name="_Toc420387294"/>
        <w:bookmarkStart w:id="123" w:name="_Toc420485890"/>
        <w:bookmarkStart w:id="124" w:name="_Toc420524888"/>
        <w:bookmarkStart w:id="125" w:name="_Toc420525047"/>
        <w:bookmarkStart w:id="126" w:name="_Toc420734857"/>
        <w:bookmarkStart w:id="127" w:name="_Toc420738560"/>
        <w:bookmarkStart w:id="128" w:name="_Toc420739130"/>
        <w:bookmarkStart w:id="129" w:name="_Toc420739350"/>
        <w:bookmarkStart w:id="130" w:name="_Toc420740475"/>
        <w:bookmarkStart w:id="131" w:name="_Toc424817222"/>
        <w:bookmarkStart w:id="132" w:name="_Toc424817904"/>
        <w:bookmarkStart w:id="133" w:name="_Toc453667202"/>
        <w:bookmarkStart w:id="134" w:name="_Toc453667464"/>
        <w:bookmarkStart w:id="135" w:name="_Toc453683023"/>
        <w:bookmarkStart w:id="136" w:name="_Toc453683363"/>
        <w:bookmarkStart w:id="137" w:name="_Toc453683435"/>
        <w:bookmarkStart w:id="138" w:name="_Toc453683695"/>
        <w:bookmarkStart w:id="139" w:name="_Toc487543083"/>
        <w:bookmarkEnd w:id="116"/>
        <w:bookmarkEnd w:id="117"/>
        <w:bookmarkEnd w:id="118"/>
        <w:bookmarkEnd w:id="119"/>
        <w:bookmarkEnd w:id="120"/>
        <w:bookmarkEnd w:id="121"/>
        <w:bookmarkEnd w:id="122"/>
        <w:bookmarkEnd w:id="123"/>
        <w:bookmarkEnd w:id="124"/>
        <w:bookmarkEnd w:id="125"/>
        <w:bookmarkEnd w:id="126"/>
        <w:bookmarkEnd w:id="127"/>
        <w:bookmarkEnd w:id="128"/>
        <w:bookmarkEnd w:id="129"/>
        <w:bookmarkEnd w:id="130"/>
        <w:bookmarkEnd w:id="131"/>
        <w:bookmarkEnd w:id="132"/>
        <w:bookmarkEnd w:id="133"/>
        <w:bookmarkEnd w:id="134"/>
        <w:bookmarkEnd w:id="135"/>
        <w:bookmarkEnd w:id="136"/>
        <w:bookmarkEnd w:id="137"/>
        <w:bookmarkEnd w:id="138"/>
        <w:bookmarkEnd w:id="139"/>
      </w:del>
    </w:p>
    <w:p w:rsidR="001C2674" w:rsidRPr="007E1467" w:rsidRDefault="003F54BB" w:rsidP="00991A87">
      <w:pPr>
        <w:pStyle w:val="Heading2"/>
      </w:pPr>
      <w:bookmarkStart w:id="140" w:name="_Toc420265805"/>
      <w:bookmarkStart w:id="141" w:name="_Toc487543084"/>
      <w:r w:rsidRPr="007E1467">
        <w:rPr>
          <w:cs/>
        </w:rPr>
        <w:t>ปัญหาหรือความจำเป็นใน</w:t>
      </w:r>
      <w:r w:rsidR="003D63AD" w:rsidRPr="007E1467">
        <w:rPr>
          <w:cs/>
        </w:rPr>
        <w:t>การปฏิบัติงาน</w:t>
      </w:r>
      <w:r w:rsidRPr="007E1467">
        <w:rPr>
          <w:cs/>
        </w:rPr>
        <w:t>สหกิจศึกษา</w:t>
      </w:r>
      <w:bookmarkEnd w:id="140"/>
      <w:bookmarkEnd w:id="141"/>
    </w:p>
    <w:p w:rsidR="00857C79" w:rsidRPr="007E1467" w:rsidRDefault="00742451">
      <w:pPr>
        <w:spacing w:after="0" w:line="240" w:lineRule="auto"/>
        <w:ind w:firstLine="720"/>
        <w:pPrChange w:id="142" w:author="Pahommie" w:date="2014-11-17T15:13:00Z">
          <w:pPr/>
        </w:pPrChange>
      </w:pPr>
      <w:r w:rsidRPr="007E1467">
        <w:rPr>
          <w:color w:val="FF0000"/>
          <w:cs/>
        </w:rPr>
        <w:t>.......................</w:t>
      </w:r>
      <w:r w:rsidR="00857C79" w:rsidRPr="007E1467">
        <w:rPr>
          <w:color w:val="FF0000"/>
          <w:cs/>
        </w:rPr>
        <w:t>.......</w:t>
      </w:r>
      <w:r w:rsidRPr="007E1467">
        <w:rPr>
          <w:color w:val="FF0000"/>
          <w:cs/>
        </w:rPr>
        <w:t>ปัญหาที่ทำโครงงานนี้ขึ้นมา / ทำโครงงานนี้เพื่อแก้ปัญหาอะไร / โครงงานจะช่วยเพิ่มประสิทธิภาพอะไรให้สถานประกอบการ หรือ ใครได้ประโยชน์จากโครงงานนี้</w:t>
      </w:r>
      <w:r w:rsidR="00857C79"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del w:id="143" w:author="Pahommie" w:date="2014-11-04T15:36:00Z">
        <w:r w:rsidR="00857C79" w:rsidRPr="007E1467" w:rsidDel="006528CB">
          <w:rPr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</w:p>
    <w:p w:rsidR="00857C79" w:rsidRPr="007E1467" w:rsidRDefault="00857C79">
      <w:pPr>
        <w:spacing w:after="0" w:line="240" w:lineRule="auto"/>
        <w:ind w:firstLine="720"/>
        <w:pPrChange w:id="144" w:author="Pahommie" w:date="2014-11-17T15:13:00Z">
          <w:pPr/>
        </w:pPrChange>
      </w:pPr>
      <w:r w:rsidRPr="007E1467">
        <w:rPr>
          <w:color w:val="FF0000"/>
          <w:cs/>
        </w:rPr>
        <w:t xml:space="preserve"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</w:t>
      </w:r>
      <w:r w:rsidRPr="007E1467">
        <w:rPr>
          <w:color w:val="FF0000"/>
          <w:cs/>
        </w:rPr>
        <w:lastRenderedPageBreak/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del w:id="145" w:author="Pahommie" w:date="2014-11-04T15:36:00Z">
        <w:r w:rsidRPr="007E1467" w:rsidDel="006528CB">
          <w:rPr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</w:p>
    <w:p w:rsidR="00857C79" w:rsidRPr="007E1467" w:rsidRDefault="00857C79">
      <w:pPr>
        <w:spacing w:after="0" w:line="240" w:lineRule="auto"/>
        <w:ind w:firstLine="720"/>
        <w:pPrChange w:id="146" w:author="Pahommie" w:date="2014-11-17T15:13:00Z">
          <w:pPr/>
        </w:pPrChange>
      </w:pPr>
      <w:del w:id="147" w:author="Pahommie" w:date="2014-11-04T15:36:00Z">
        <w:r w:rsidRPr="007E1467" w:rsidDel="006528CB">
          <w:rPr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bookmarkStart w:id="148" w:name="_Toc399842561"/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del w:id="149" w:author="Pahommie" w:date="2014-11-04T15:36:00Z">
        <w:r w:rsidRPr="007E1467" w:rsidDel="006528CB">
          <w:rPr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</w:p>
    <w:p w:rsidR="001C2674" w:rsidRPr="007E1467" w:rsidRDefault="001C2674" w:rsidP="00991A87">
      <w:pPr>
        <w:pStyle w:val="Heading2"/>
      </w:pPr>
      <w:bookmarkStart w:id="150" w:name="_Toc487543085"/>
      <w:r w:rsidRPr="007E1467">
        <w:rPr>
          <w:cs/>
        </w:rPr>
        <w:t>วัตถุประสงค์ของโครงงานสหกิจศึกษาที่ได้รับมอบหมาย</w:t>
      </w:r>
      <w:bookmarkEnd w:id="148"/>
      <w:bookmarkEnd w:id="150"/>
    </w:p>
    <w:p w:rsidR="003F54BB" w:rsidRPr="007E1467" w:rsidRDefault="00857C79" w:rsidP="00991A87">
      <w:pPr>
        <w:pStyle w:val="ListParagraph"/>
        <w:numPr>
          <w:ilvl w:val="3"/>
          <w:numId w:val="146"/>
        </w:numPr>
        <w:tabs>
          <w:tab w:val="left" w:pos="851"/>
        </w:tabs>
        <w:spacing w:before="0" w:line="240" w:lineRule="auto"/>
        <w:ind w:left="0" w:firstLine="720"/>
        <w:rPr>
          <w:rFonts w:cs="TH SarabunPSK"/>
          <w:szCs w:val="32"/>
        </w:rPr>
      </w:pPr>
      <w:r w:rsidRPr="007E1467">
        <w:rPr>
          <w:rFonts w:cs="TH SarabunPSK"/>
          <w:szCs w:val="32"/>
          <w:cs/>
        </w:rPr>
        <w:t>เพื่อ</w:t>
      </w:r>
      <w:r w:rsidRPr="007E1467">
        <w:rPr>
          <w:rFonts w:cs="TH SarabunPSK"/>
          <w:color w:val="FF0000"/>
          <w:szCs w:val="32"/>
          <w:cs/>
        </w:rPr>
        <w:t>..............................................................</w:t>
      </w:r>
    </w:p>
    <w:p w:rsidR="00857C79" w:rsidRPr="007E1467" w:rsidRDefault="00857C79" w:rsidP="00991A87">
      <w:pPr>
        <w:pStyle w:val="ListParagraph"/>
        <w:numPr>
          <w:ilvl w:val="3"/>
          <w:numId w:val="146"/>
        </w:numPr>
        <w:tabs>
          <w:tab w:val="left" w:pos="851"/>
        </w:tabs>
        <w:spacing w:before="0" w:line="240" w:lineRule="auto"/>
        <w:ind w:left="0" w:firstLine="720"/>
        <w:rPr>
          <w:rFonts w:cs="TH SarabunPSK"/>
          <w:szCs w:val="32"/>
        </w:rPr>
      </w:pPr>
      <w:r w:rsidRPr="007E1467">
        <w:rPr>
          <w:rFonts w:cs="TH SarabunPSK"/>
          <w:szCs w:val="32"/>
          <w:cs/>
        </w:rPr>
        <w:t>เพื่อ</w:t>
      </w:r>
      <w:r w:rsidRPr="007E1467">
        <w:rPr>
          <w:rFonts w:cs="TH SarabunPSK"/>
          <w:color w:val="FF0000"/>
          <w:szCs w:val="32"/>
          <w:cs/>
        </w:rPr>
        <w:t>..............................................................</w:t>
      </w:r>
    </w:p>
    <w:p w:rsidR="00857C79" w:rsidRPr="007E1467" w:rsidRDefault="00E102B1" w:rsidP="00991A87">
      <w:pPr>
        <w:pStyle w:val="ListParagraph"/>
        <w:numPr>
          <w:ilvl w:val="3"/>
          <w:numId w:val="146"/>
        </w:numPr>
        <w:tabs>
          <w:tab w:val="left" w:pos="851"/>
        </w:tabs>
        <w:spacing w:before="0" w:line="240" w:lineRule="auto"/>
        <w:ind w:left="0" w:firstLine="720"/>
        <w:rPr>
          <w:rFonts w:cs="TH SarabunPSK"/>
          <w:szCs w:val="32"/>
        </w:rPr>
      </w:pPr>
      <w:r w:rsidRPr="007E1467">
        <w:rPr>
          <w:rFonts w:cs="TH SarabunPSK"/>
          <w:szCs w:val="32"/>
          <w:cs/>
        </w:rPr>
        <w:t>เพื่</w:t>
      </w:r>
      <w:r w:rsidR="002C17C9" w:rsidRPr="007E1467">
        <w:rPr>
          <w:rFonts w:cs="TH SarabunPSK"/>
          <w:szCs w:val="32"/>
          <w:cs/>
        </w:rPr>
        <w:t>อ</w:t>
      </w:r>
      <w:r w:rsidR="00857C79" w:rsidRPr="007E1467">
        <w:rPr>
          <w:rFonts w:cs="TH SarabunPSK"/>
          <w:color w:val="FF0000"/>
          <w:szCs w:val="32"/>
          <w:cs/>
        </w:rPr>
        <w:t>..............................................................</w:t>
      </w:r>
    </w:p>
    <w:p w:rsidR="00857C79" w:rsidRPr="007E1467" w:rsidRDefault="00857C79" w:rsidP="00991A87">
      <w:pPr>
        <w:pStyle w:val="ListParagraph"/>
        <w:numPr>
          <w:ilvl w:val="3"/>
          <w:numId w:val="146"/>
        </w:numPr>
        <w:tabs>
          <w:tab w:val="left" w:pos="851"/>
        </w:tabs>
        <w:spacing w:before="0" w:line="240" w:lineRule="auto"/>
        <w:ind w:left="0" w:firstLine="720"/>
        <w:rPr>
          <w:rFonts w:cs="TH SarabunPSK"/>
          <w:szCs w:val="32"/>
        </w:rPr>
      </w:pPr>
      <w:bookmarkStart w:id="151" w:name="_Toc420265807"/>
      <w:r w:rsidRPr="007E1467">
        <w:rPr>
          <w:rFonts w:cs="TH SarabunPSK"/>
          <w:szCs w:val="32"/>
          <w:cs/>
        </w:rPr>
        <w:t>เพื่อ</w:t>
      </w:r>
      <w:r w:rsidRPr="007E1467">
        <w:rPr>
          <w:rFonts w:cs="TH SarabunPSK"/>
          <w:color w:val="FF0000"/>
          <w:szCs w:val="32"/>
          <w:cs/>
        </w:rPr>
        <w:t>..............................................................</w:t>
      </w:r>
    </w:p>
    <w:p w:rsidR="00FD6457" w:rsidRPr="007E1467" w:rsidRDefault="00FD6457" w:rsidP="00991A87">
      <w:pPr>
        <w:pStyle w:val="Heading2"/>
      </w:pPr>
      <w:bookmarkStart w:id="152" w:name="_Toc487543086"/>
      <w:r w:rsidRPr="007E1467">
        <w:rPr>
          <w:cs/>
        </w:rPr>
        <w:t>เครื่องมือที่ใช้ในการพัฒนา</w:t>
      </w:r>
      <w:bookmarkEnd w:id="152"/>
    </w:p>
    <w:p w:rsidR="002C17C9" w:rsidRPr="007E1467" w:rsidRDefault="002C17C9" w:rsidP="00991A87">
      <w:pPr>
        <w:spacing w:line="240" w:lineRule="auto"/>
        <w:ind w:firstLine="720"/>
      </w:pPr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</w:t>
      </w:r>
      <w:r w:rsidR="00AA215D" w:rsidRPr="00AA215D">
        <w:rPr>
          <w:color w:val="FF0000"/>
          <w:cs/>
        </w:rPr>
        <w:t xml:space="preserve"> </w:t>
      </w:r>
      <w:r w:rsidR="00AA215D" w:rsidRPr="007E1467">
        <w:rPr>
          <w:color w:val="FF0000"/>
          <w:cs/>
        </w:rPr>
        <w:t>..................................</w:t>
      </w:r>
      <w:r w:rsidR="00AA215D">
        <w:rPr>
          <w:color w:val="FF0000"/>
          <w:cs/>
        </w:rPr>
        <w:t xml:space="preserve"> เขียนในเชิงลิสต์รายการเครื่องมือ ซอฟต์แวร์ ที่ใช้.......................</w:t>
      </w:r>
      <w:r w:rsidRPr="007E1467">
        <w:rPr>
          <w:color w:val="FF0000"/>
          <w:cs/>
        </w:rPr>
        <w:t>...................</w:t>
      </w:r>
      <w:r w:rsidR="00AA215D" w:rsidRPr="00AA215D">
        <w:rPr>
          <w:color w:val="FF0000"/>
          <w:cs/>
        </w:rPr>
        <w:t xml:space="preserve"> </w:t>
      </w:r>
      <w:r w:rsidR="00AA215D" w:rsidRPr="007E1467">
        <w:rPr>
          <w:color w:val="FF0000"/>
          <w:cs/>
        </w:rPr>
        <w:t>..</w:t>
      </w:r>
      <w:r w:rsidR="00AA215D">
        <w:rPr>
          <w:color w:val="FF0000"/>
          <w:cs/>
        </w:rPr>
        <w:t>........................หรือบรรยายคร่าวๆ แล้วอ้างอิงรายละเอียดในบทถัดไป</w:t>
      </w:r>
      <w:r w:rsidR="00AA215D" w:rsidRPr="007E1467">
        <w:rPr>
          <w:color w:val="FF0000"/>
          <w:cs/>
        </w:rPr>
        <w:t>..................................</w:t>
      </w:r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1C2674" w:rsidRPr="007E1467" w:rsidRDefault="000F144E" w:rsidP="00991A87">
      <w:pPr>
        <w:pStyle w:val="Heading2"/>
      </w:pPr>
      <w:bookmarkStart w:id="153" w:name="_Toc487543087"/>
      <w:r w:rsidRPr="007E1467">
        <w:rPr>
          <w:cs/>
        </w:rPr>
        <w:t>ขอบเขตของงานสหกิจ</w:t>
      </w:r>
      <w:r w:rsidR="00D0744A" w:rsidRPr="007E1467">
        <w:rPr>
          <w:cs/>
        </w:rPr>
        <w:t>ศึกษา</w:t>
      </w:r>
      <w:r w:rsidRPr="007E1467">
        <w:rPr>
          <w:cs/>
        </w:rPr>
        <w:t>และข้อจำกัดของปัญหา</w:t>
      </w:r>
      <w:bookmarkEnd w:id="151"/>
      <w:bookmarkEnd w:id="153"/>
    </w:p>
    <w:p w:rsidR="002C17C9" w:rsidRPr="007E1467" w:rsidRDefault="000F144E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ส่วนนี้จะกล่าวถึงขอบเขต</w:t>
      </w:r>
      <w:r w:rsidR="003D63AD" w:rsidRPr="007E1467">
        <w:rPr>
          <w:color w:val="FF0000"/>
          <w:cs/>
        </w:rPr>
        <w:t>การปฏิบัติงาน</w:t>
      </w:r>
      <w:r w:rsidRPr="007E1467">
        <w:rPr>
          <w:color w:val="FF0000"/>
          <w:cs/>
        </w:rPr>
        <w:t>สหกิจศึกษาเพียงเนื้อหาคร่าว</w:t>
      </w:r>
      <w:r w:rsidR="00D06227" w:rsidRPr="007E1467">
        <w:rPr>
          <w:color w:val="FF0000"/>
          <w:cs/>
        </w:rPr>
        <w:t xml:space="preserve"> </w:t>
      </w:r>
      <w:r w:rsidRPr="007E1467">
        <w:rPr>
          <w:color w:val="FF0000"/>
          <w:cs/>
        </w:rPr>
        <w:t>ๆ</w:t>
      </w:r>
      <w:r w:rsidR="002C17C9"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</w:t>
      </w:r>
      <w:r w:rsidR="002C17C9" w:rsidRPr="007E1467">
        <w:rPr>
          <w:color w:val="FF0000"/>
          <w:cs/>
        </w:rPr>
        <w:lastRenderedPageBreak/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1C2674" w:rsidRPr="007E1467" w:rsidRDefault="001C2674" w:rsidP="00991A87">
      <w:pPr>
        <w:spacing w:after="0" w:line="240" w:lineRule="auto"/>
        <w:ind w:firstLine="709"/>
        <w:rPr>
          <w:cs/>
        </w:rPr>
      </w:pPr>
    </w:p>
    <w:p w:rsidR="001C2674" w:rsidRPr="007E1467" w:rsidRDefault="000F144E" w:rsidP="00991A87">
      <w:pPr>
        <w:pStyle w:val="Heading3"/>
        <w:rPr>
          <w:ins w:id="154" w:author="Pahommie" w:date="2014-11-07T11:11:00Z"/>
        </w:rPr>
      </w:pPr>
      <w:bookmarkStart w:id="155" w:name="_Toc409752707"/>
      <w:bookmarkStart w:id="156" w:name="_Toc409753119"/>
      <w:bookmarkStart w:id="157" w:name="_Toc416273314"/>
      <w:bookmarkStart w:id="158" w:name="_Toc416341112"/>
      <w:bookmarkStart w:id="159" w:name="_Toc420265808"/>
      <w:bookmarkStart w:id="160" w:name="_Toc420387301"/>
      <w:bookmarkStart w:id="161" w:name="_Toc420485897"/>
      <w:bookmarkStart w:id="162" w:name="_Toc420525054"/>
      <w:bookmarkStart w:id="163" w:name="_Toc420734864"/>
      <w:bookmarkStart w:id="164" w:name="_Toc420739357"/>
      <w:bookmarkStart w:id="165" w:name="_Toc453667469"/>
      <w:bookmarkStart w:id="166" w:name="_Toc453683028"/>
      <w:bookmarkStart w:id="167" w:name="_Toc453683440"/>
      <w:bookmarkStart w:id="168" w:name="_Toc453683700"/>
      <w:bookmarkStart w:id="169" w:name="_Toc487543088"/>
      <w:r w:rsidRPr="007E1467">
        <w:rPr>
          <w:cs/>
        </w:rPr>
        <w:t>ขอบเขตของระบบหรือส่วนของระบบ</w:t>
      </w:r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r w:rsidR="002C17C9" w:rsidRPr="007E1467">
        <w:rPr>
          <w:color w:val="FF0000"/>
        </w:rPr>
        <w:t>XXXXXXXXXXXXXXX</w:t>
      </w:r>
      <w:bookmarkEnd w:id="165"/>
      <w:bookmarkEnd w:id="166"/>
      <w:bookmarkEnd w:id="167"/>
      <w:bookmarkEnd w:id="168"/>
      <w:bookmarkEnd w:id="169"/>
      <w:r w:rsidR="002C17C9" w:rsidRPr="007E1467">
        <w:rPr>
          <w:color w:val="FF0000"/>
          <w:cs/>
        </w:rPr>
        <w:t xml:space="preserve"> </w:t>
      </w:r>
      <w:ins w:id="170" w:author="Pahommie" w:date="2014-11-07T11:03:00Z">
        <w:r w:rsidR="0091291F" w:rsidRPr="007E1467">
          <w:rPr>
            <w:color w:val="FF0000"/>
            <w:cs/>
          </w:rPr>
          <w:t xml:space="preserve"> </w:t>
        </w:r>
      </w:ins>
      <w:ins w:id="171" w:author="Pahommie" w:date="2014-11-07T11:04:00Z">
        <w:r w:rsidR="0091291F" w:rsidRPr="007E1467">
          <w:rPr>
            <w:cs/>
          </w:rPr>
          <w:t xml:space="preserve"> </w:t>
        </w:r>
      </w:ins>
    </w:p>
    <w:p w:rsidR="0091291F" w:rsidRPr="007E1467" w:rsidDel="00C54319" w:rsidRDefault="00907F36" w:rsidP="00991A87">
      <w:pPr>
        <w:spacing w:after="0" w:line="240" w:lineRule="auto"/>
        <w:ind w:firstLine="709"/>
        <w:rPr>
          <w:del w:id="172" w:author="Pahommie" w:date="2014-11-07T11:11:00Z"/>
          <w:color w:val="FF0000"/>
        </w:rPr>
      </w:pPr>
      <w:r w:rsidRPr="007E1467">
        <w:rPr>
          <w:color w:val="FF0000"/>
          <w:cs/>
        </w:rPr>
        <w:t>......................... ......................... ......................... ......................... ......................... ......................... ......................... ......................... ......................... ......................... ......................... .......................</w:t>
      </w:r>
      <w:r w:rsidR="001641E1" w:rsidRPr="007E1467">
        <w:rPr>
          <w:color w:val="FF0000"/>
          <w:cs/>
        </w:rPr>
        <w:t xml:space="preserve">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Pr="007E1467">
        <w:rPr>
          <w:color w:val="FF0000"/>
          <w:cs/>
        </w:rPr>
        <w:t>.</w:t>
      </w:r>
      <w:r w:rsidR="0056066F" w:rsidRPr="007E1467">
        <w:rPr>
          <w:color w:val="FF0000"/>
          <w:cs/>
        </w:rPr>
        <w:t xml:space="preserve">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Pr="007E1467">
        <w:rPr>
          <w:color w:val="FF0000"/>
          <w:cs/>
        </w:rPr>
        <w:t xml:space="preserve">. </w:t>
      </w:r>
      <w:r w:rsidR="000F144E" w:rsidRPr="007E1467">
        <w:rPr>
          <w:color w:val="FF0000"/>
          <w:cs/>
        </w:rPr>
        <w:t>โดยมีรายละเอียดการวิเคราะห์ดังนี้</w:t>
      </w:r>
    </w:p>
    <w:p w:rsidR="00C54319" w:rsidRPr="007E1467" w:rsidRDefault="00C54319">
      <w:pPr>
        <w:spacing w:after="0" w:line="240" w:lineRule="auto"/>
        <w:ind w:firstLine="709"/>
        <w:rPr>
          <w:ins w:id="173" w:author="Pahommie" w:date="2014-11-07T11:17:00Z"/>
          <w:color w:val="FF0000"/>
        </w:rPr>
        <w:pPrChange w:id="174" w:author="Pahommie" w:date="2014-11-07T11:12:00Z">
          <w:pPr>
            <w:pStyle w:val="Heading3"/>
          </w:pPr>
        </w:pPrChange>
      </w:pPr>
    </w:p>
    <w:p w:rsidR="000F144E" w:rsidRPr="007E1467" w:rsidRDefault="000F144E" w:rsidP="00991A87">
      <w:pPr>
        <w:pStyle w:val="ListParagraph"/>
        <w:numPr>
          <w:ilvl w:val="3"/>
          <w:numId w:val="147"/>
        </w:numPr>
        <w:tabs>
          <w:tab w:val="left" w:pos="851"/>
        </w:tabs>
        <w:spacing w:before="0" w:line="240" w:lineRule="auto"/>
        <w:ind w:left="0" w:firstLine="720"/>
        <w:rPr>
          <w:rFonts w:eastAsiaTheme="minorHAnsi"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ผู้ใช้สามารถ</w:t>
      </w:r>
      <w:r w:rsidR="00907F36" w:rsidRPr="007E1467">
        <w:rPr>
          <w:rFonts w:cs="TH SarabunPSK"/>
          <w:color w:val="FF0000"/>
          <w:szCs w:val="32"/>
          <w:cs/>
        </w:rPr>
        <w:t>.........................</w:t>
      </w:r>
    </w:p>
    <w:p w:rsidR="000F144E" w:rsidRPr="007E1467" w:rsidRDefault="000F144E" w:rsidP="00991A87">
      <w:pPr>
        <w:pStyle w:val="ListParagraph"/>
        <w:numPr>
          <w:ilvl w:val="3"/>
          <w:numId w:val="147"/>
        </w:numPr>
        <w:tabs>
          <w:tab w:val="left" w:pos="851"/>
        </w:tabs>
        <w:spacing w:before="0"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ผู้ใช้สามารถ</w:t>
      </w:r>
      <w:r w:rsidR="00907F36" w:rsidRPr="007E1467">
        <w:rPr>
          <w:rFonts w:cs="TH SarabunPSK"/>
          <w:color w:val="FF0000"/>
          <w:szCs w:val="32"/>
          <w:cs/>
        </w:rPr>
        <w:t>.........................</w:t>
      </w:r>
    </w:p>
    <w:p w:rsidR="000F144E" w:rsidRDefault="000F144E" w:rsidP="00991A87">
      <w:pPr>
        <w:pStyle w:val="ListParagraph"/>
        <w:numPr>
          <w:ilvl w:val="3"/>
          <w:numId w:val="147"/>
        </w:numPr>
        <w:tabs>
          <w:tab w:val="left" w:pos="851"/>
        </w:tabs>
        <w:spacing w:before="0"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ผู้ใช้สามารถ</w:t>
      </w:r>
      <w:r w:rsidR="00907F36" w:rsidRPr="007E1467">
        <w:rPr>
          <w:rFonts w:cs="TH SarabunPSK"/>
          <w:color w:val="FF0000"/>
          <w:szCs w:val="32"/>
          <w:cs/>
        </w:rPr>
        <w:t>.........................</w:t>
      </w:r>
    </w:p>
    <w:p w:rsidR="00B255F6" w:rsidRPr="00C22CD9" w:rsidRDefault="00B255F6" w:rsidP="00B255F6">
      <w:pPr>
        <w:pStyle w:val="ListParagraph"/>
        <w:numPr>
          <w:ilvl w:val="4"/>
          <w:numId w:val="147"/>
        </w:numPr>
        <w:tabs>
          <w:tab w:val="left" w:pos="851"/>
        </w:tabs>
        <w:spacing w:before="0" w:line="240" w:lineRule="auto"/>
        <w:ind w:left="0" w:firstLine="990"/>
        <w:rPr>
          <w:rFonts w:cs="TH SarabunPSK"/>
          <w:color w:val="FF0000"/>
          <w:szCs w:val="32"/>
        </w:rPr>
      </w:pPr>
      <w:r>
        <w:rPr>
          <w:rFonts w:cs="TH SarabunPSK"/>
          <w:color w:val="FF0000"/>
          <w:szCs w:val="32"/>
          <w:cs/>
        </w:rPr>
        <w:t>…………………………….</w:t>
      </w:r>
      <w:r w:rsidRPr="007E1467">
        <w:rPr>
          <w:color w:val="FF0000"/>
          <w:cs/>
        </w:rPr>
        <w:t>..........................................................................................................</w:t>
      </w:r>
    </w:p>
    <w:p w:rsidR="00C22CD9" w:rsidRDefault="00C272F3" w:rsidP="00C272F3">
      <w:pPr>
        <w:pStyle w:val="ListParagraph"/>
        <w:numPr>
          <w:ilvl w:val="5"/>
          <w:numId w:val="147"/>
        </w:numPr>
        <w:tabs>
          <w:tab w:val="left" w:pos="851"/>
        </w:tabs>
        <w:spacing w:before="0" w:line="240" w:lineRule="auto"/>
        <w:ind w:left="2880"/>
        <w:rPr>
          <w:rFonts w:cs="TH SarabunPSK"/>
          <w:color w:val="FF0000"/>
          <w:szCs w:val="32"/>
        </w:rPr>
      </w:pPr>
      <w:r>
        <w:rPr>
          <w:rFonts w:cs="TH SarabunPSK"/>
          <w:color w:val="FF0000"/>
          <w:szCs w:val="32"/>
          <w:cs/>
        </w:rPr>
        <w:t>……..</w:t>
      </w:r>
    </w:p>
    <w:p w:rsidR="00C272F3" w:rsidRDefault="00C272F3" w:rsidP="00C272F3">
      <w:pPr>
        <w:pStyle w:val="ListParagraph"/>
        <w:numPr>
          <w:ilvl w:val="5"/>
          <w:numId w:val="147"/>
        </w:numPr>
        <w:tabs>
          <w:tab w:val="left" w:pos="851"/>
        </w:tabs>
        <w:spacing w:before="0" w:line="240" w:lineRule="auto"/>
        <w:ind w:left="2880"/>
        <w:rPr>
          <w:rFonts w:cs="TH SarabunPSK"/>
          <w:color w:val="FF0000"/>
          <w:szCs w:val="32"/>
        </w:rPr>
      </w:pPr>
      <w:r>
        <w:rPr>
          <w:rFonts w:cs="TH SarabunPSK"/>
          <w:color w:val="FF0000"/>
          <w:szCs w:val="32"/>
          <w:cs/>
        </w:rPr>
        <w:t>……..</w:t>
      </w:r>
    </w:p>
    <w:p w:rsidR="00C272F3" w:rsidRPr="00B255F6" w:rsidRDefault="00C272F3" w:rsidP="00C272F3">
      <w:pPr>
        <w:pStyle w:val="ListParagraph"/>
        <w:numPr>
          <w:ilvl w:val="4"/>
          <w:numId w:val="147"/>
        </w:numPr>
        <w:tabs>
          <w:tab w:val="left" w:pos="851"/>
        </w:tabs>
        <w:spacing w:before="0" w:line="240" w:lineRule="auto"/>
        <w:ind w:left="0" w:firstLine="990"/>
        <w:rPr>
          <w:rFonts w:cs="TH SarabunPSK"/>
          <w:color w:val="FF0000"/>
          <w:szCs w:val="32"/>
        </w:rPr>
      </w:pPr>
    </w:p>
    <w:p w:rsidR="00B255F6" w:rsidRPr="007E1467" w:rsidRDefault="00B255F6" w:rsidP="00B255F6">
      <w:pPr>
        <w:pStyle w:val="ListParagraph"/>
        <w:numPr>
          <w:ilvl w:val="4"/>
          <w:numId w:val="147"/>
        </w:numPr>
        <w:tabs>
          <w:tab w:val="left" w:pos="851"/>
        </w:tabs>
        <w:spacing w:before="0" w:line="240" w:lineRule="auto"/>
        <w:ind w:left="0" w:firstLine="990"/>
        <w:rPr>
          <w:rFonts w:cs="TH SarabunPSK"/>
          <w:color w:val="FF0000"/>
          <w:szCs w:val="32"/>
        </w:rPr>
      </w:pPr>
    </w:p>
    <w:p w:rsidR="00DB74B9" w:rsidRPr="007E1467" w:rsidRDefault="000F144E" w:rsidP="00991A87">
      <w:pPr>
        <w:pStyle w:val="ListParagraph"/>
        <w:numPr>
          <w:ilvl w:val="3"/>
          <w:numId w:val="147"/>
        </w:numPr>
        <w:tabs>
          <w:tab w:val="left" w:pos="851"/>
        </w:tabs>
        <w:spacing w:before="0" w:line="240" w:lineRule="auto"/>
        <w:ind w:left="0" w:firstLine="720"/>
        <w:rPr>
          <w:rFonts w:eastAsiaTheme="majorEastAsia"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ผู้ใช้สามารถ</w:t>
      </w:r>
      <w:r w:rsidR="00907F36" w:rsidRPr="007E1467">
        <w:rPr>
          <w:rFonts w:cs="TH SarabunPSK"/>
          <w:color w:val="FF0000"/>
          <w:szCs w:val="32"/>
          <w:cs/>
        </w:rPr>
        <w:t xml:space="preserve">......................... </w:t>
      </w:r>
      <w:r w:rsidR="00091C0A" w:rsidRPr="007E1467">
        <w:rPr>
          <w:rFonts w:eastAsiaTheme="majorEastAsia" w:cs="TH SarabunPSK"/>
          <w:color w:val="FF0000"/>
          <w:szCs w:val="32"/>
          <w:cs/>
        </w:rPr>
        <w:t>ประกอบด้วย</w:t>
      </w:r>
    </w:p>
    <w:p w:rsidR="00091C0A" w:rsidRPr="00C272F3" w:rsidRDefault="00091C0A" w:rsidP="00B255F6">
      <w:pPr>
        <w:pStyle w:val="ListParagraph"/>
        <w:numPr>
          <w:ilvl w:val="4"/>
          <w:numId w:val="147"/>
        </w:numPr>
        <w:tabs>
          <w:tab w:val="left" w:pos="851"/>
        </w:tabs>
        <w:spacing w:before="0" w:line="240" w:lineRule="auto"/>
        <w:ind w:left="0" w:firstLine="990"/>
        <w:rPr>
          <w:rFonts w:eastAsiaTheme="majorEastAsia"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ข้อมูล</w:t>
      </w:r>
      <w:r w:rsidR="00884444" w:rsidRPr="007E1467">
        <w:rPr>
          <w:rFonts w:cs="TH SarabunPSK"/>
          <w:color w:val="FF0000"/>
          <w:szCs w:val="32"/>
          <w:cs/>
        </w:rPr>
        <w:t>.........................</w:t>
      </w:r>
    </w:p>
    <w:p w:rsidR="00C272F3" w:rsidRPr="007E1467" w:rsidRDefault="00C272F3" w:rsidP="00C272F3">
      <w:pPr>
        <w:pStyle w:val="ListParagraph"/>
        <w:numPr>
          <w:ilvl w:val="5"/>
          <w:numId w:val="147"/>
        </w:numPr>
        <w:tabs>
          <w:tab w:val="left" w:pos="851"/>
        </w:tabs>
        <w:spacing w:before="0" w:line="240" w:lineRule="auto"/>
        <w:ind w:left="2880"/>
        <w:rPr>
          <w:rFonts w:eastAsiaTheme="majorEastAsia" w:cs="TH SarabunPSK"/>
          <w:color w:val="FF0000"/>
          <w:szCs w:val="32"/>
        </w:rPr>
      </w:pPr>
    </w:p>
    <w:p w:rsidR="00225851" w:rsidRPr="007E1467" w:rsidRDefault="00884444" w:rsidP="00B255F6">
      <w:pPr>
        <w:pStyle w:val="ListParagraph"/>
        <w:numPr>
          <w:ilvl w:val="4"/>
          <w:numId w:val="147"/>
        </w:numPr>
        <w:tabs>
          <w:tab w:val="left" w:pos="851"/>
        </w:tabs>
        <w:spacing w:before="0" w:line="240" w:lineRule="auto"/>
        <w:ind w:left="0" w:firstLine="99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................................</w:t>
      </w:r>
    </w:p>
    <w:p w:rsidR="00516E56" w:rsidRPr="00516E56" w:rsidRDefault="00225851" w:rsidP="00516E56">
      <w:pPr>
        <w:pStyle w:val="ListParagraph"/>
        <w:numPr>
          <w:ilvl w:val="2"/>
          <w:numId w:val="332"/>
        </w:numPr>
        <w:tabs>
          <w:tab w:val="left" w:pos="851"/>
        </w:tabs>
        <w:spacing w:before="0" w:line="240" w:lineRule="auto"/>
        <w:ind w:left="0" w:firstLine="144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lastRenderedPageBreak/>
        <w:t>……………………………………………….</w:t>
      </w:r>
      <w:r w:rsidR="00516E56" w:rsidRPr="00516E56">
        <w:rPr>
          <w:rFonts w:cs="TH SarabunPSK"/>
          <w:color w:val="FF0000"/>
          <w:szCs w:val="32"/>
          <w:cs/>
        </w:rPr>
        <w:t>............</w:t>
      </w:r>
      <w:r w:rsidR="007251B8" w:rsidRPr="00516E56">
        <w:rPr>
          <w:rFonts w:cs="TH SarabunPSK"/>
          <w:color w:val="FF0000"/>
          <w:szCs w:val="32"/>
          <w:cs/>
        </w:rPr>
        <w:t>......................</w:t>
      </w:r>
      <w:r w:rsidR="00516E56" w:rsidRPr="00516E56">
        <w:rPr>
          <w:rFonts w:cs="TH SarabunPSK"/>
          <w:color w:val="FF0000"/>
          <w:szCs w:val="32"/>
          <w:cs/>
        </w:rPr>
        <w:t xml:space="preserve"> …………………………….</w:t>
      </w:r>
      <w:r w:rsidR="00516E56" w:rsidRPr="00516E56">
        <w:rPr>
          <w:color w:val="FF0000"/>
          <w:cs/>
        </w:rPr>
        <w:t>..........................................................................................................</w:t>
      </w:r>
    </w:p>
    <w:p w:rsidR="007251B8" w:rsidRPr="007E1467" w:rsidRDefault="00526BCE" w:rsidP="00516E56">
      <w:pPr>
        <w:pStyle w:val="ListParagraph"/>
        <w:numPr>
          <w:ilvl w:val="2"/>
          <w:numId w:val="332"/>
        </w:numPr>
        <w:tabs>
          <w:tab w:val="left" w:pos="851"/>
        </w:tabs>
        <w:spacing w:before="0" w:line="240" w:lineRule="auto"/>
        <w:ind w:left="0" w:firstLine="144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……………………………….</w:t>
      </w:r>
      <w:r w:rsidRPr="00516E56">
        <w:rPr>
          <w:rFonts w:cs="TH SarabunPSK"/>
          <w:color w:val="FF0000"/>
          <w:szCs w:val="32"/>
          <w:cs/>
        </w:rPr>
        <w:t>.................................. …………………………….</w:t>
      </w:r>
      <w:r w:rsidRPr="00516E56">
        <w:rPr>
          <w:color w:val="FF0000"/>
          <w:cs/>
        </w:rPr>
        <w:t>..........................................................................................................</w:t>
      </w:r>
    </w:p>
    <w:p w:rsidR="006F4E53" w:rsidRPr="007E1467" w:rsidRDefault="006F4E53" w:rsidP="00516E56">
      <w:pPr>
        <w:pStyle w:val="ListParagraph"/>
        <w:numPr>
          <w:ilvl w:val="0"/>
          <w:numId w:val="355"/>
        </w:numPr>
        <w:tabs>
          <w:tab w:val="left" w:pos="851"/>
        </w:tabs>
        <w:spacing w:before="0" w:line="240" w:lineRule="auto"/>
        <w:ind w:hanging="450"/>
        <w:rPr>
          <w:rFonts w:cs="TH SarabunPSK"/>
          <w:color w:val="FF0000"/>
          <w:szCs w:val="32"/>
        </w:rPr>
      </w:pPr>
      <w:bookmarkStart w:id="175" w:name="_Toc409752711"/>
      <w:bookmarkStart w:id="176" w:name="_Toc409753123"/>
      <w:bookmarkStart w:id="177" w:name="_Toc416273318"/>
      <w:bookmarkStart w:id="178" w:name="_Toc416341116"/>
      <w:bookmarkStart w:id="179" w:name="_Toc420265812"/>
      <w:bookmarkStart w:id="180" w:name="_Toc420387302"/>
      <w:bookmarkStart w:id="181" w:name="_Toc420485898"/>
      <w:bookmarkStart w:id="182" w:name="_Toc420525055"/>
      <w:bookmarkStart w:id="183" w:name="_Toc420734865"/>
      <w:bookmarkStart w:id="184" w:name="_Toc420739358"/>
      <w:bookmarkStart w:id="185" w:name="_Toc453667470"/>
      <w:bookmarkStart w:id="186" w:name="_Toc453683029"/>
      <w:bookmarkStart w:id="187" w:name="_Toc453683441"/>
      <w:bookmarkStart w:id="188" w:name="_Toc453683701"/>
      <w:bookmarkStart w:id="189" w:name="_Toc487543089"/>
      <w:r w:rsidRPr="007E1467">
        <w:rPr>
          <w:rFonts w:cs="TH SarabunPSK"/>
          <w:color w:val="FF0000"/>
          <w:szCs w:val="32"/>
          <w:cs/>
        </w:rPr>
        <w:t>..................</w:t>
      </w:r>
    </w:p>
    <w:p w:rsidR="006F4E53" w:rsidRPr="007E1467" w:rsidRDefault="006F4E53" w:rsidP="00516E56">
      <w:pPr>
        <w:pStyle w:val="ListParagraph"/>
        <w:numPr>
          <w:ilvl w:val="0"/>
          <w:numId w:val="355"/>
        </w:numPr>
        <w:tabs>
          <w:tab w:val="left" w:pos="851"/>
        </w:tabs>
        <w:spacing w:before="0" w:line="240" w:lineRule="auto"/>
        <w:ind w:hanging="45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.................</w:t>
      </w:r>
    </w:p>
    <w:p w:rsidR="00AA2667" w:rsidRPr="007E1467" w:rsidRDefault="00D7340B" w:rsidP="00991A87">
      <w:pPr>
        <w:pStyle w:val="Heading3"/>
      </w:pPr>
      <w:r w:rsidRPr="007E1467">
        <w:rPr>
          <w:cs/>
        </w:rPr>
        <w:t>ขอบเขตของระบบหรือส่วนของระบบ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r w:rsidR="002C17C9" w:rsidRPr="007E1467">
        <w:rPr>
          <w:cs/>
        </w:rPr>
        <w:t>สารสนเทศที่ 2 (ถ้ามี)</w:t>
      </w:r>
      <w:bookmarkEnd w:id="185"/>
      <w:bookmarkEnd w:id="186"/>
      <w:bookmarkEnd w:id="187"/>
      <w:bookmarkEnd w:id="188"/>
      <w:bookmarkEnd w:id="189"/>
    </w:p>
    <w:p w:rsidR="001641E1" w:rsidRPr="007E1467" w:rsidRDefault="001641E1" w:rsidP="00991A87">
      <w:pPr>
        <w:spacing w:line="240" w:lineRule="auto"/>
        <w:ind w:firstLine="720"/>
      </w:pPr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424A26" w:rsidRPr="00424A26">
        <w:rPr>
          <w:color w:val="FF0000"/>
          <w:cs/>
        </w:rPr>
        <w:t xml:space="preserve"> </w:t>
      </w:r>
      <w:r w:rsidR="00424A26" w:rsidRPr="007E1467">
        <w:rPr>
          <w:color w:val="FF0000"/>
          <w:cs/>
        </w:rPr>
        <w:t>................................................................................</w:t>
      </w:r>
      <w:r w:rsidRPr="007E1467">
        <w:rPr>
          <w:color w:val="FF0000"/>
          <w:cs/>
        </w:rPr>
        <w:t>...............................................</w:t>
      </w:r>
    </w:p>
    <w:p w:rsidR="00C272F3" w:rsidRPr="007E1467" w:rsidRDefault="00C272F3" w:rsidP="00C272F3">
      <w:pPr>
        <w:pStyle w:val="ListParagraph"/>
        <w:numPr>
          <w:ilvl w:val="3"/>
          <w:numId w:val="359"/>
        </w:numPr>
        <w:tabs>
          <w:tab w:val="left" w:pos="851"/>
        </w:tabs>
        <w:spacing w:before="0"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ผู้ใช้สามารถ.........................</w:t>
      </w:r>
    </w:p>
    <w:p w:rsidR="00C272F3" w:rsidRDefault="00C272F3" w:rsidP="00C272F3">
      <w:pPr>
        <w:pStyle w:val="ListParagraph"/>
        <w:numPr>
          <w:ilvl w:val="3"/>
          <w:numId w:val="359"/>
        </w:numPr>
        <w:tabs>
          <w:tab w:val="left" w:pos="851"/>
        </w:tabs>
        <w:spacing w:before="0"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ผู้ใช้สามารถ.........................</w:t>
      </w:r>
    </w:p>
    <w:p w:rsidR="00C272F3" w:rsidRPr="00C22CD9" w:rsidRDefault="00C272F3" w:rsidP="00C272F3">
      <w:pPr>
        <w:pStyle w:val="ListParagraph"/>
        <w:numPr>
          <w:ilvl w:val="4"/>
          <w:numId w:val="359"/>
        </w:numPr>
        <w:tabs>
          <w:tab w:val="left" w:pos="851"/>
        </w:tabs>
        <w:spacing w:before="0" w:line="240" w:lineRule="auto"/>
        <w:ind w:left="0" w:firstLine="990"/>
        <w:rPr>
          <w:rFonts w:cs="TH SarabunPSK"/>
          <w:color w:val="FF0000"/>
          <w:szCs w:val="32"/>
        </w:rPr>
      </w:pPr>
      <w:r>
        <w:rPr>
          <w:rFonts w:cs="TH SarabunPSK"/>
          <w:color w:val="FF0000"/>
          <w:szCs w:val="32"/>
          <w:cs/>
        </w:rPr>
        <w:t>…………………………….</w:t>
      </w:r>
      <w:r w:rsidRPr="007E1467">
        <w:rPr>
          <w:color w:val="FF0000"/>
          <w:cs/>
        </w:rPr>
        <w:t>..........................................................................................................</w:t>
      </w:r>
    </w:p>
    <w:p w:rsidR="00C272F3" w:rsidRDefault="00C272F3" w:rsidP="00C272F3">
      <w:pPr>
        <w:pStyle w:val="ListParagraph"/>
        <w:numPr>
          <w:ilvl w:val="5"/>
          <w:numId w:val="359"/>
        </w:numPr>
        <w:tabs>
          <w:tab w:val="left" w:pos="851"/>
        </w:tabs>
        <w:spacing w:before="0" w:line="240" w:lineRule="auto"/>
        <w:ind w:left="2880"/>
        <w:rPr>
          <w:rFonts w:cs="TH SarabunPSK"/>
          <w:color w:val="FF0000"/>
          <w:szCs w:val="32"/>
        </w:rPr>
      </w:pPr>
      <w:r>
        <w:rPr>
          <w:rFonts w:cs="TH SarabunPSK"/>
          <w:color w:val="FF0000"/>
          <w:szCs w:val="32"/>
          <w:cs/>
        </w:rPr>
        <w:t>……..</w:t>
      </w:r>
    </w:p>
    <w:p w:rsidR="00C272F3" w:rsidRDefault="00C272F3" w:rsidP="00C272F3">
      <w:pPr>
        <w:pStyle w:val="ListParagraph"/>
        <w:numPr>
          <w:ilvl w:val="5"/>
          <w:numId w:val="359"/>
        </w:numPr>
        <w:tabs>
          <w:tab w:val="left" w:pos="851"/>
        </w:tabs>
        <w:spacing w:before="0" w:line="240" w:lineRule="auto"/>
        <w:ind w:left="2880"/>
        <w:rPr>
          <w:rFonts w:cs="TH SarabunPSK"/>
          <w:color w:val="FF0000"/>
          <w:szCs w:val="32"/>
        </w:rPr>
      </w:pPr>
      <w:r>
        <w:rPr>
          <w:rFonts w:cs="TH SarabunPSK"/>
          <w:color w:val="FF0000"/>
          <w:szCs w:val="32"/>
          <w:cs/>
        </w:rPr>
        <w:t>……..</w:t>
      </w:r>
    </w:p>
    <w:p w:rsidR="00C471DD" w:rsidRPr="00B255F6" w:rsidRDefault="00C471DD" w:rsidP="002F37E1">
      <w:pPr>
        <w:pStyle w:val="ListParagraph"/>
        <w:numPr>
          <w:ilvl w:val="4"/>
          <w:numId w:val="359"/>
        </w:numPr>
        <w:tabs>
          <w:tab w:val="left" w:pos="851"/>
        </w:tabs>
        <w:spacing w:before="0" w:line="240" w:lineRule="auto"/>
        <w:ind w:left="0" w:firstLine="990"/>
        <w:rPr>
          <w:rFonts w:cs="TH SarabunPSK"/>
          <w:color w:val="FF0000"/>
          <w:szCs w:val="32"/>
        </w:rPr>
      </w:pPr>
      <w:r>
        <w:rPr>
          <w:rFonts w:cs="TH SarabunPSK"/>
          <w:color w:val="FF0000"/>
          <w:szCs w:val="32"/>
          <w:cs/>
        </w:rPr>
        <w:t>……..</w:t>
      </w:r>
    </w:p>
    <w:p w:rsidR="00C272F3" w:rsidRPr="007E1467" w:rsidRDefault="00C272F3" w:rsidP="00C272F3">
      <w:pPr>
        <w:pStyle w:val="ListParagraph"/>
        <w:numPr>
          <w:ilvl w:val="4"/>
          <w:numId w:val="359"/>
        </w:numPr>
        <w:tabs>
          <w:tab w:val="left" w:pos="851"/>
        </w:tabs>
        <w:spacing w:before="0" w:line="240" w:lineRule="auto"/>
        <w:ind w:left="0" w:firstLine="990"/>
        <w:rPr>
          <w:rFonts w:cs="TH SarabunPSK"/>
          <w:color w:val="FF0000"/>
          <w:szCs w:val="32"/>
        </w:rPr>
      </w:pPr>
    </w:p>
    <w:p w:rsidR="00C272F3" w:rsidRPr="007E1467" w:rsidRDefault="00C272F3" w:rsidP="00C272F3">
      <w:pPr>
        <w:pStyle w:val="ListParagraph"/>
        <w:numPr>
          <w:ilvl w:val="3"/>
          <w:numId w:val="359"/>
        </w:numPr>
        <w:tabs>
          <w:tab w:val="left" w:pos="851"/>
        </w:tabs>
        <w:spacing w:before="0" w:line="240" w:lineRule="auto"/>
        <w:ind w:left="0" w:firstLine="720"/>
        <w:rPr>
          <w:rFonts w:eastAsiaTheme="majorEastAsia"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 xml:space="preserve">ผู้ใช้สามารถ......................... </w:t>
      </w:r>
      <w:r w:rsidRPr="007E1467">
        <w:rPr>
          <w:rFonts w:eastAsiaTheme="majorEastAsia" w:cs="TH SarabunPSK"/>
          <w:color w:val="FF0000"/>
          <w:szCs w:val="32"/>
          <w:cs/>
        </w:rPr>
        <w:t>ประกอบด้วย</w:t>
      </w:r>
    </w:p>
    <w:p w:rsidR="00C272F3" w:rsidRPr="00C272F3" w:rsidRDefault="00C272F3" w:rsidP="00C272F3">
      <w:pPr>
        <w:pStyle w:val="ListParagraph"/>
        <w:numPr>
          <w:ilvl w:val="4"/>
          <w:numId w:val="359"/>
        </w:numPr>
        <w:tabs>
          <w:tab w:val="left" w:pos="851"/>
        </w:tabs>
        <w:spacing w:before="0" w:line="240" w:lineRule="auto"/>
        <w:ind w:left="0" w:firstLine="990"/>
        <w:rPr>
          <w:rFonts w:eastAsiaTheme="majorEastAsia"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ข้อมูล.........................</w:t>
      </w:r>
    </w:p>
    <w:p w:rsidR="00C272F3" w:rsidRPr="007E1467" w:rsidRDefault="00C272F3" w:rsidP="00C272F3">
      <w:pPr>
        <w:pStyle w:val="ListParagraph"/>
        <w:numPr>
          <w:ilvl w:val="5"/>
          <w:numId w:val="359"/>
        </w:numPr>
        <w:tabs>
          <w:tab w:val="left" w:pos="851"/>
        </w:tabs>
        <w:spacing w:before="0" w:line="240" w:lineRule="auto"/>
        <w:ind w:left="2880"/>
        <w:rPr>
          <w:rFonts w:eastAsiaTheme="majorEastAsia" w:cs="TH SarabunPSK"/>
          <w:color w:val="FF0000"/>
          <w:szCs w:val="32"/>
        </w:rPr>
      </w:pPr>
    </w:p>
    <w:p w:rsidR="00C272F3" w:rsidRPr="007E1467" w:rsidRDefault="00C272F3" w:rsidP="00C272F3">
      <w:pPr>
        <w:pStyle w:val="ListParagraph"/>
        <w:numPr>
          <w:ilvl w:val="4"/>
          <w:numId w:val="359"/>
        </w:numPr>
        <w:tabs>
          <w:tab w:val="left" w:pos="851"/>
        </w:tabs>
        <w:spacing w:before="0" w:line="240" w:lineRule="auto"/>
        <w:ind w:left="0" w:firstLine="99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................................</w:t>
      </w:r>
    </w:p>
    <w:p w:rsidR="00C272F3" w:rsidRPr="00516E56" w:rsidRDefault="00C272F3" w:rsidP="00C272F3">
      <w:pPr>
        <w:pStyle w:val="ListParagraph"/>
        <w:numPr>
          <w:ilvl w:val="2"/>
          <w:numId w:val="332"/>
        </w:numPr>
        <w:tabs>
          <w:tab w:val="left" w:pos="851"/>
        </w:tabs>
        <w:spacing w:before="0" w:line="240" w:lineRule="auto"/>
        <w:ind w:left="0" w:firstLine="144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……………………………………………….</w:t>
      </w:r>
      <w:r w:rsidRPr="00516E56">
        <w:rPr>
          <w:rFonts w:cs="TH SarabunPSK"/>
          <w:color w:val="FF0000"/>
          <w:szCs w:val="32"/>
          <w:cs/>
        </w:rPr>
        <w:t>.................................. …………………………….</w:t>
      </w:r>
      <w:r w:rsidRPr="00516E56">
        <w:rPr>
          <w:color w:val="FF0000"/>
          <w:cs/>
        </w:rPr>
        <w:t>..........................................................................................................</w:t>
      </w:r>
    </w:p>
    <w:p w:rsidR="00C272F3" w:rsidRPr="007E1467" w:rsidRDefault="00C272F3" w:rsidP="00C272F3">
      <w:pPr>
        <w:pStyle w:val="ListParagraph"/>
        <w:numPr>
          <w:ilvl w:val="2"/>
          <w:numId w:val="332"/>
        </w:numPr>
        <w:tabs>
          <w:tab w:val="left" w:pos="851"/>
        </w:tabs>
        <w:spacing w:before="0" w:line="240" w:lineRule="auto"/>
        <w:ind w:left="0" w:firstLine="1440"/>
        <w:rPr>
          <w:rFonts w:cs="TH SarabunPSK"/>
          <w:color w:val="FF0000"/>
          <w:szCs w:val="32"/>
        </w:rPr>
      </w:pPr>
    </w:p>
    <w:p w:rsidR="00C272F3" w:rsidRPr="007E1467" w:rsidRDefault="00C272F3" w:rsidP="00C272F3">
      <w:pPr>
        <w:pStyle w:val="ListParagraph"/>
        <w:numPr>
          <w:ilvl w:val="0"/>
          <w:numId w:val="355"/>
        </w:numPr>
        <w:tabs>
          <w:tab w:val="left" w:pos="851"/>
        </w:tabs>
        <w:spacing w:before="0" w:line="240" w:lineRule="auto"/>
        <w:ind w:hanging="45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..................</w:t>
      </w:r>
    </w:p>
    <w:p w:rsidR="00C272F3" w:rsidRPr="00C272F3" w:rsidRDefault="00C272F3" w:rsidP="00363663">
      <w:pPr>
        <w:pStyle w:val="ListParagraph"/>
        <w:numPr>
          <w:ilvl w:val="0"/>
          <w:numId w:val="355"/>
        </w:numPr>
        <w:tabs>
          <w:tab w:val="left" w:pos="851"/>
        </w:tabs>
        <w:spacing w:before="0" w:line="240" w:lineRule="auto"/>
        <w:ind w:hanging="450"/>
        <w:rPr>
          <w:ins w:id="190" w:author="Pahommie" w:date="2014-11-07T11:25:00Z"/>
          <w:rPrChange w:id="191" w:author="Pahommie" w:date="2014-11-07T11:25:00Z">
            <w:rPr>
              <w:ins w:id="192" w:author="Pahommie" w:date="2014-11-07T11:25:00Z"/>
              <w:i/>
              <w:iCs/>
              <w:color w:val="000000" w:themeColor="text1"/>
            </w:rPr>
          </w:rPrChange>
        </w:rPr>
      </w:pPr>
      <w:r w:rsidRPr="00363663">
        <w:rPr>
          <w:rFonts w:cs="TH SarabunPSK"/>
          <w:color w:val="FF0000"/>
          <w:szCs w:val="32"/>
          <w:cs/>
        </w:rPr>
        <w:t>.................</w:t>
      </w:r>
      <w:r w:rsidR="00363663" w:rsidRPr="00C272F3">
        <w:rPr>
          <w:rFonts w:cs="TH SarabunPSK"/>
          <w:szCs w:val="32"/>
          <w:cs/>
        </w:rPr>
        <w:t xml:space="preserve"> </w:t>
      </w:r>
    </w:p>
    <w:p w:rsidR="001C2674" w:rsidRPr="007E1467" w:rsidDel="00AA2667" w:rsidRDefault="001C2674">
      <w:pPr>
        <w:pStyle w:val="Heading2"/>
        <w:rPr>
          <w:del w:id="193" w:author="Pahommie" w:date="2014-11-07T11:44:00Z"/>
        </w:rPr>
        <w:pPrChange w:id="194" w:author="Pahommie" w:date="2014-11-07T11:50:00Z">
          <w:pPr>
            <w:pStyle w:val="Heading3"/>
          </w:pPr>
        </w:pPrChange>
      </w:pPr>
      <w:del w:id="195" w:author="Pahommie" w:date="2014-11-07T11:31:00Z">
        <w:r w:rsidRPr="007E1467" w:rsidDel="00C81FF6">
          <w:rPr>
            <w:cs/>
          </w:rPr>
          <w:lastRenderedPageBreak/>
          <w:delText>[ชื่อระบบสารสนเทศ]</w:delText>
        </w:r>
      </w:del>
      <w:bookmarkStart w:id="196" w:name="_Toc410779711"/>
      <w:bookmarkStart w:id="197" w:name="_Toc413337316"/>
      <w:bookmarkStart w:id="198" w:name="_Toc413338031"/>
      <w:bookmarkStart w:id="199" w:name="_Toc420387303"/>
      <w:bookmarkStart w:id="200" w:name="_Toc420485899"/>
      <w:bookmarkStart w:id="201" w:name="_Toc420524897"/>
      <w:bookmarkStart w:id="202" w:name="_Toc420525056"/>
      <w:bookmarkStart w:id="203" w:name="_Toc420734866"/>
      <w:bookmarkStart w:id="204" w:name="_Toc420738569"/>
      <w:bookmarkStart w:id="205" w:name="_Toc420739139"/>
      <w:bookmarkStart w:id="206" w:name="_Toc420739359"/>
      <w:bookmarkStart w:id="207" w:name="_Toc420740480"/>
      <w:bookmarkStart w:id="208" w:name="_Toc424817227"/>
      <w:bookmarkStart w:id="209" w:name="_Toc424817909"/>
      <w:bookmarkStart w:id="210" w:name="_Toc453667207"/>
      <w:bookmarkStart w:id="211" w:name="_Toc453667471"/>
      <w:bookmarkStart w:id="212" w:name="_Toc453683030"/>
      <w:bookmarkStart w:id="213" w:name="_Toc453683370"/>
      <w:bookmarkStart w:id="214" w:name="_Toc453683442"/>
      <w:bookmarkStart w:id="215" w:name="_Toc453683702"/>
      <w:bookmarkStart w:id="216" w:name="_Toc487543090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</w:p>
    <w:p w:rsidR="001C2674" w:rsidRPr="007E1467" w:rsidDel="00133669" w:rsidRDefault="001C2674">
      <w:pPr>
        <w:pStyle w:val="Heading2"/>
        <w:rPr>
          <w:del w:id="217" w:author="Pahommie" w:date="2014-11-04T17:13:00Z"/>
        </w:rPr>
        <w:pPrChange w:id="218" w:author="Pahommie" w:date="2014-11-07T11:50:00Z">
          <w:pPr>
            <w:ind w:firstLine="720"/>
          </w:pPr>
        </w:pPrChange>
      </w:pPr>
      <w:del w:id="219" w:author="Pahommie" w:date="2014-11-07T11:31:00Z">
        <w:r w:rsidRPr="007E1467" w:rsidDel="00C81FF6">
          <w:rPr>
            <w:cs/>
          </w:rPr>
          <w:delText>ในกรณที่นิสิตทำระบบสารสนเทศ กรณีที่ทำงานหลายระบบ</w:delText>
        </w:r>
      </w:del>
      <w:bookmarkStart w:id="220" w:name="_Toc410779712"/>
      <w:bookmarkStart w:id="221" w:name="_Toc413337317"/>
      <w:bookmarkStart w:id="222" w:name="_Toc413338032"/>
      <w:bookmarkStart w:id="223" w:name="_Toc420387304"/>
      <w:bookmarkStart w:id="224" w:name="_Toc420485900"/>
      <w:bookmarkStart w:id="225" w:name="_Toc420524898"/>
      <w:bookmarkStart w:id="226" w:name="_Toc420525057"/>
      <w:bookmarkStart w:id="227" w:name="_Toc420734867"/>
      <w:bookmarkStart w:id="228" w:name="_Toc420738570"/>
      <w:bookmarkStart w:id="229" w:name="_Toc420739140"/>
      <w:bookmarkStart w:id="230" w:name="_Toc420739360"/>
      <w:bookmarkStart w:id="231" w:name="_Toc420740481"/>
      <w:bookmarkStart w:id="232" w:name="_Toc424817228"/>
      <w:bookmarkStart w:id="233" w:name="_Toc424817910"/>
      <w:bookmarkStart w:id="234" w:name="_Toc453667208"/>
      <w:bookmarkStart w:id="235" w:name="_Toc453667472"/>
      <w:bookmarkStart w:id="236" w:name="_Toc453683031"/>
      <w:bookmarkStart w:id="237" w:name="_Toc453683371"/>
      <w:bookmarkStart w:id="238" w:name="_Toc453683443"/>
      <w:bookmarkStart w:id="239" w:name="_Toc453683703"/>
      <w:bookmarkStart w:id="240" w:name="_Toc487543091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 w:rsidR="001C2674" w:rsidRPr="007E1467" w:rsidDel="00D334DA" w:rsidRDefault="001C2674">
      <w:pPr>
        <w:pStyle w:val="Heading2"/>
        <w:rPr>
          <w:del w:id="241" w:author="Pahommie" w:date="2014-11-04T17:13:00Z"/>
        </w:rPr>
        <w:pPrChange w:id="242" w:author="Pahommie" w:date="2014-11-07T11:50:00Z">
          <w:pPr>
            <w:pStyle w:val="Heading3"/>
          </w:pPr>
        </w:pPrChange>
      </w:pPr>
      <w:del w:id="243" w:author="Pahommie" w:date="2014-11-04T17:13:00Z">
        <w:r w:rsidRPr="007E1467" w:rsidDel="00D334DA">
          <w:rPr>
            <w:cs/>
          </w:rPr>
          <w:delText>ขอบเขตหน้าที่ของการทำงานการทดสอบระบบ</w:delText>
        </w:r>
        <w:bookmarkStart w:id="244" w:name="_Toc410779713"/>
        <w:bookmarkStart w:id="245" w:name="_Toc413337318"/>
        <w:bookmarkStart w:id="246" w:name="_Toc413338033"/>
        <w:bookmarkStart w:id="247" w:name="_Toc420387305"/>
        <w:bookmarkStart w:id="248" w:name="_Toc420485901"/>
        <w:bookmarkStart w:id="249" w:name="_Toc420524899"/>
        <w:bookmarkStart w:id="250" w:name="_Toc420525058"/>
        <w:bookmarkStart w:id="251" w:name="_Toc420734868"/>
        <w:bookmarkStart w:id="252" w:name="_Toc420738571"/>
        <w:bookmarkStart w:id="253" w:name="_Toc420739141"/>
        <w:bookmarkStart w:id="254" w:name="_Toc420739361"/>
        <w:bookmarkStart w:id="255" w:name="_Toc420740482"/>
        <w:bookmarkStart w:id="256" w:name="_Toc424817229"/>
        <w:bookmarkStart w:id="257" w:name="_Toc424817911"/>
        <w:bookmarkStart w:id="258" w:name="_Toc453667209"/>
        <w:bookmarkStart w:id="259" w:name="_Toc453667473"/>
        <w:bookmarkStart w:id="260" w:name="_Toc453683032"/>
        <w:bookmarkStart w:id="261" w:name="_Toc453683372"/>
        <w:bookmarkStart w:id="262" w:name="_Toc453683444"/>
        <w:bookmarkStart w:id="263" w:name="_Toc453683704"/>
        <w:bookmarkStart w:id="264" w:name="_Toc487543092"/>
        <w:bookmarkEnd w:id="244"/>
        <w:bookmarkEnd w:id="245"/>
        <w:bookmarkEnd w:id="246"/>
        <w:bookmarkEnd w:id="247"/>
        <w:bookmarkEnd w:id="248"/>
        <w:bookmarkEnd w:id="249"/>
        <w:bookmarkEnd w:id="250"/>
        <w:bookmarkEnd w:id="251"/>
        <w:bookmarkEnd w:id="252"/>
        <w:bookmarkEnd w:id="253"/>
        <w:bookmarkEnd w:id="254"/>
        <w:bookmarkEnd w:id="255"/>
        <w:bookmarkEnd w:id="256"/>
        <w:bookmarkEnd w:id="257"/>
        <w:bookmarkEnd w:id="258"/>
        <w:bookmarkEnd w:id="259"/>
        <w:bookmarkEnd w:id="260"/>
        <w:bookmarkEnd w:id="261"/>
        <w:bookmarkEnd w:id="262"/>
        <w:bookmarkEnd w:id="263"/>
        <w:bookmarkEnd w:id="264"/>
      </w:del>
    </w:p>
    <w:p w:rsidR="001C2674" w:rsidRPr="007E1467" w:rsidDel="00AA2667" w:rsidRDefault="001C2674">
      <w:pPr>
        <w:pStyle w:val="Heading2"/>
        <w:rPr>
          <w:del w:id="265" w:author="Pahommie" w:date="2014-11-07T11:50:00Z"/>
        </w:rPr>
        <w:pPrChange w:id="266" w:author="Pahommie" w:date="2014-11-07T11:50:00Z">
          <w:pPr>
            <w:ind w:firstLine="720"/>
          </w:pPr>
        </w:pPrChange>
      </w:pPr>
      <w:del w:id="267" w:author="Pahommie" w:date="2014-11-04T17:13:00Z">
        <w:r w:rsidRPr="007E1467" w:rsidDel="00D334DA">
          <w:rPr>
            <w:cs/>
          </w:rPr>
          <w:delText>ในกรณีที่นิสิตทำหน้าที่การทดสอบระบบ</w:delText>
        </w:r>
      </w:del>
      <w:bookmarkStart w:id="268" w:name="_Toc410779714"/>
      <w:bookmarkStart w:id="269" w:name="_Toc413337319"/>
      <w:bookmarkStart w:id="270" w:name="_Toc413338034"/>
      <w:bookmarkStart w:id="271" w:name="_Toc420387306"/>
      <w:bookmarkStart w:id="272" w:name="_Toc420485902"/>
      <w:bookmarkStart w:id="273" w:name="_Toc420524900"/>
      <w:bookmarkStart w:id="274" w:name="_Toc420525059"/>
      <w:bookmarkStart w:id="275" w:name="_Toc420734869"/>
      <w:bookmarkStart w:id="276" w:name="_Toc420738572"/>
      <w:bookmarkStart w:id="277" w:name="_Toc420739142"/>
      <w:bookmarkStart w:id="278" w:name="_Toc420739362"/>
      <w:bookmarkStart w:id="279" w:name="_Toc420740483"/>
      <w:bookmarkStart w:id="280" w:name="_Toc424817230"/>
      <w:bookmarkStart w:id="281" w:name="_Toc424817912"/>
      <w:bookmarkStart w:id="282" w:name="_Toc453667210"/>
      <w:bookmarkStart w:id="283" w:name="_Toc453667474"/>
      <w:bookmarkStart w:id="284" w:name="_Toc453683033"/>
      <w:bookmarkStart w:id="285" w:name="_Toc453683373"/>
      <w:bookmarkStart w:id="286" w:name="_Toc453683445"/>
      <w:bookmarkStart w:id="287" w:name="_Toc453683705"/>
      <w:bookmarkStart w:id="288" w:name="_Toc487543093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</w:p>
    <w:p w:rsidR="001C2674" w:rsidRPr="007E1467" w:rsidDel="00D334DA" w:rsidRDefault="001C2674">
      <w:pPr>
        <w:pStyle w:val="Heading2"/>
        <w:rPr>
          <w:del w:id="289" w:author="Pahommie" w:date="2014-11-04T17:13:00Z"/>
        </w:rPr>
        <w:pPrChange w:id="290" w:author="Pahommie" w:date="2014-11-07T11:50:00Z">
          <w:pPr>
            <w:pStyle w:val="Heading3"/>
          </w:pPr>
        </w:pPrChange>
      </w:pPr>
      <w:del w:id="291" w:author="Pahommie" w:date="2014-11-04T17:13:00Z">
        <w:r w:rsidRPr="007E1467" w:rsidDel="00D334DA">
          <w:rPr>
            <w:cs/>
          </w:rPr>
          <w:delText>ขอบเขต</w:delText>
        </w:r>
        <w:r w:rsidR="000D0C94" w:rsidRPr="007E1467" w:rsidDel="00D334DA">
          <w:rPr>
            <w:cs/>
          </w:rPr>
          <w:delText>ของการทำงานการทำงานฝ่ายสนับสนุน</w:delText>
        </w:r>
        <w:bookmarkStart w:id="292" w:name="_Toc410779715"/>
        <w:bookmarkStart w:id="293" w:name="_Toc413337320"/>
        <w:bookmarkStart w:id="294" w:name="_Toc413338035"/>
        <w:bookmarkStart w:id="295" w:name="_Toc420387307"/>
        <w:bookmarkStart w:id="296" w:name="_Toc420485903"/>
        <w:bookmarkStart w:id="297" w:name="_Toc420524901"/>
        <w:bookmarkStart w:id="298" w:name="_Toc420525060"/>
        <w:bookmarkStart w:id="299" w:name="_Toc420734870"/>
        <w:bookmarkStart w:id="300" w:name="_Toc420738573"/>
        <w:bookmarkStart w:id="301" w:name="_Toc420739143"/>
        <w:bookmarkStart w:id="302" w:name="_Toc420739363"/>
        <w:bookmarkStart w:id="303" w:name="_Toc420740484"/>
        <w:bookmarkStart w:id="304" w:name="_Toc424817231"/>
        <w:bookmarkStart w:id="305" w:name="_Toc424817913"/>
        <w:bookmarkStart w:id="306" w:name="_Toc453667211"/>
        <w:bookmarkStart w:id="307" w:name="_Toc453667475"/>
        <w:bookmarkStart w:id="308" w:name="_Toc453683034"/>
        <w:bookmarkStart w:id="309" w:name="_Toc453683374"/>
        <w:bookmarkStart w:id="310" w:name="_Toc453683446"/>
        <w:bookmarkStart w:id="311" w:name="_Toc453683706"/>
        <w:bookmarkStart w:id="312" w:name="_Toc487543094"/>
        <w:bookmarkEnd w:id="292"/>
        <w:bookmarkEnd w:id="293"/>
        <w:bookmarkEnd w:id="294"/>
        <w:bookmarkEnd w:id="295"/>
        <w:bookmarkEnd w:id="296"/>
        <w:bookmarkEnd w:id="297"/>
        <w:bookmarkEnd w:id="298"/>
        <w:bookmarkEnd w:id="299"/>
        <w:bookmarkEnd w:id="300"/>
        <w:bookmarkEnd w:id="301"/>
        <w:bookmarkEnd w:id="302"/>
        <w:bookmarkEnd w:id="303"/>
        <w:bookmarkEnd w:id="304"/>
        <w:bookmarkEnd w:id="305"/>
        <w:bookmarkEnd w:id="306"/>
        <w:bookmarkEnd w:id="307"/>
        <w:bookmarkEnd w:id="308"/>
        <w:bookmarkEnd w:id="309"/>
        <w:bookmarkEnd w:id="310"/>
        <w:bookmarkEnd w:id="311"/>
        <w:bookmarkEnd w:id="312"/>
      </w:del>
    </w:p>
    <w:p w:rsidR="007B4B38" w:rsidRPr="007E1467" w:rsidRDefault="002D5466" w:rsidP="00991A87">
      <w:pPr>
        <w:pStyle w:val="Heading2"/>
      </w:pPr>
      <w:bookmarkStart w:id="313" w:name="_Toc420265817"/>
      <w:bookmarkStart w:id="314" w:name="_Toc487543095"/>
      <w:r w:rsidRPr="007E1467">
        <w:rPr>
          <w:cs/>
        </w:rPr>
        <w:t>แผนใน</w:t>
      </w:r>
      <w:bookmarkEnd w:id="313"/>
      <w:r w:rsidR="003D63AD" w:rsidRPr="007E1467">
        <w:rPr>
          <w:cs/>
        </w:rPr>
        <w:t>การปฏิบัติงาน</w:t>
      </w:r>
      <w:r w:rsidR="00FF74A9" w:rsidRPr="007E1467">
        <w:rPr>
          <w:cs/>
        </w:rPr>
        <w:t>สหกิจศึกษา</w:t>
      </w:r>
      <w:bookmarkEnd w:id="314"/>
    </w:p>
    <w:p w:rsidR="00424A26" w:rsidRDefault="00CF472E" w:rsidP="00991A87">
      <w:pPr>
        <w:pStyle w:val="a1"/>
        <w:ind w:firstLine="720"/>
      </w:pPr>
      <w:bookmarkStart w:id="315" w:name="_Toc420526494"/>
      <w:bookmarkStart w:id="316" w:name="_Toc420530166"/>
      <w:bookmarkStart w:id="317" w:name="_Toc420530185"/>
      <w:bookmarkStart w:id="318" w:name="_Toc420530461"/>
      <w:bookmarkStart w:id="319" w:name="_Toc420530480"/>
      <w:bookmarkStart w:id="320" w:name="_Toc420530499"/>
      <w:bookmarkStart w:id="321" w:name="_Toc420530518"/>
      <w:bookmarkStart w:id="322" w:name="_Toc420542593"/>
      <w:bookmarkStart w:id="323" w:name="_Toc420543124"/>
      <w:bookmarkStart w:id="324" w:name="_Toc420543186"/>
      <w:bookmarkStart w:id="325" w:name="_Toc424818439"/>
      <w:bookmarkStart w:id="326" w:name="_Toc487546662"/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1641E1" w:rsidRPr="007E1467">
        <w:rPr>
          <w:color w:val="FF0000"/>
          <w:cs/>
        </w:rPr>
        <w:t xml:space="preserve"> ............................</w:t>
      </w:r>
      <w:r w:rsidR="005877DB" w:rsidRPr="007E1467">
        <w:rPr>
          <w:cs/>
        </w:rPr>
        <w:t xml:space="preserve"> </w:t>
      </w:r>
    </w:p>
    <w:p w:rsidR="00C6788E" w:rsidRPr="007E1467" w:rsidRDefault="005F715F" w:rsidP="00B957B4">
      <w:pPr>
        <w:pStyle w:val="a1"/>
      </w:pPr>
      <w:r w:rsidRPr="007E1467">
        <w:rPr>
          <w:cs/>
        </w:rPr>
        <w:t xml:space="preserve">ตารางที่ </w:t>
      </w:r>
      <w:r w:rsidR="008248EE">
        <w:fldChar w:fldCharType="begin"/>
      </w:r>
      <w:r w:rsidR="008248EE">
        <w:instrText xml:space="preserve"> STYLEREF 1 \s </w:instrText>
      </w:r>
      <w:r w:rsidR="008248EE">
        <w:fldChar w:fldCharType="separate"/>
      </w:r>
      <w:r w:rsidR="00402ED5">
        <w:rPr>
          <w:noProof/>
          <w:cs/>
        </w:rPr>
        <w:t>1</w:t>
      </w:r>
      <w:r w:rsidR="008248EE">
        <w:rPr>
          <w:noProof/>
        </w:rPr>
        <w:fldChar w:fldCharType="end"/>
      </w:r>
      <w:r w:rsidR="00402ED5">
        <w:rPr>
          <w:cs/>
        </w:rPr>
        <w:noBreakHyphen/>
      </w:r>
      <w:r w:rsidR="008248EE">
        <w:fldChar w:fldCharType="begin"/>
      </w:r>
      <w:r w:rsidR="008248EE">
        <w:instrText xml:space="preserve"> SEQ </w:instrText>
      </w:r>
      <w:r w:rsidR="008248EE">
        <w:rPr>
          <w:cs/>
        </w:rPr>
        <w:instrText xml:space="preserve">ตารางที่ </w:instrText>
      </w:r>
      <w:r w:rsidR="008248EE">
        <w:instrText>\</w:instrText>
      </w:r>
      <w:r w:rsidR="008248EE">
        <w:rPr>
          <w:cs/>
        </w:rPr>
        <w:instrText xml:space="preserve">* </w:instrText>
      </w:r>
      <w:r w:rsidR="008248EE">
        <w:instrText xml:space="preserve">ARABIC \s 1 </w:instrText>
      </w:r>
      <w:r w:rsidR="008248EE">
        <w:fldChar w:fldCharType="separate"/>
      </w:r>
      <w:r w:rsidR="00402ED5">
        <w:rPr>
          <w:noProof/>
          <w:cs/>
        </w:rPr>
        <w:t>1</w:t>
      </w:r>
      <w:r w:rsidR="008248EE">
        <w:rPr>
          <w:noProof/>
        </w:rPr>
        <w:fldChar w:fldCharType="end"/>
      </w:r>
      <w:r w:rsidRPr="007E1467">
        <w:rPr>
          <w:cs/>
        </w:rPr>
        <w:t xml:space="preserve">  </w:t>
      </w:r>
      <w:r w:rsidR="00C6788E" w:rsidRPr="007E1467">
        <w:rPr>
          <w:cs/>
        </w:rPr>
        <w:t>แผนปฏิบัติงานสหกิจ</w:t>
      </w:r>
      <w:r w:rsidR="005F01E1" w:rsidRPr="007E1467">
        <w:rPr>
          <w:cs/>
        </w:rPr>
        <w:t>ศึกษา</w:t>
      </w:r>
      <w:r w:rsidR="00C6788E" w:rsidRPr="007E1467">
        <w:rPr>
          <w:cs/>
        </w:rPr>
        <w:t xml:space="preserve"> ครั้งที่ 1</w:t>
      </w:r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925"/>
        <w:gridCol w:w="5024"/>
        <w:gridCol w:w="761"/>
        <w:gridCol w:w="697"/>
        <w:gridCol w:w="697"/>
        <w:gridCol w:w="768"/>
      </w:tblGrid>
      <w:tr w:rsidR="00B34504" w:rsidRPr="00B34504" w:rsidTr="00B34504">
        <w:trPr>
          <w:trHeight w:val="683"/>
          <w:tblHeader/>
          <w:jc w:val="center"/>
        </w:trPr>
        <w:tc>
          <w:tcPr>
            <w:tcW w:w="5000" w:type="pct"/>
            <w:gridSpan w:val="6"/>
            <w:vAlign w:val="center"/>
          </w:tcPr>
          <w:p w:rsidR="00B34504" w:rsidRPr="00B34504" w:rsidRDefault="00B34504" w:rsidP="00991A87">
            <w:pPr>
              <w:spacing w:after="0"/>
              <w:jc w:val="center"/>
              <w:rPr>
                <w:rFonts w:eastAsiaTheme="minorEastAsia"/>
                <w:b/>
                <w:b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แผนปฏิบัติงานสหกิจศึกษา</w:t>
            </w:r>
          </w:p>
        </w:tc>
      </w:tr>
      <w:tr w:rsidR="00B34504" w:rsidRPr="00B34504" w:rsidTr="00B34504">
        <w:trPr>
          <w:trHeight w:val="803"/>
          <w:tblHeader/>
          <w:jc w:val="center"/>
        </w:trPr>
        <w:tc>
          <w:tcPr>
            <w:tcW w:w="3352" w:type="pct"/>
            <w:gridSpan w:val="2"/>
            <w:vAlign w:val="center"/>
          </w:tcPr>
          <w:p w:rsidR="00B34504" w:rsidRPr="00B34504" w:rsidRDefault="00B34504" w:rsidP="00991A87">
            <w:pPr>
              <w:pStyle w:val="ListParagraph"/>
              <w:spacing w:before="0" w:line="240" w:lineRule="auto"/>
              <w:ind w:left="337"/>
              <w:jc w:val="center"/>
              <w:rPr>
                <w:rFonts w:eastAsiaTheme="minorEastAsia" w:cs="TH SarabunPSK"/>
                <w:b/>
                <w:bCs/>
                <w:szCs w:val="32"/>
              </w:rPr>
            </w:pPr>
            <w:r w:rsidRPr="00B34504">
              <w:rPr>
                <w:rFonts w:eastAsiaTheme="minorEastAsia" w:cs="TH SarabunPSK"/>
                <w:b/>
                <w:bCs/>
                <w:szCs w:val="32"/>
                <w:cs/>
              </w:rPr>
              <w:t>งาน</w:t>
            </w:r>
          </w:p>
        </w:tc>
        <w:tc>
          <w:tcPr>
            <w:tcW w:w="429" w:type="pct"/>
            <w:vAlign w:val="center"/>
          </w:tcPr>
          <w:p w:rsidR="00B34504" w:rsidRPr="00B34504" w:rsidRDefault="00B34504" w:rsidP="00991A87">
            <w:pPr>
              <w:spacing w:after="0"/>
              <w:jc w:val="center"/>
              <w:rPr>
                <w:rFonts w:eastAsiaTheme="minorEastAsia"/>
                <w:b/>
                <w:bCs/>
                <w: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ส.ค.</w:t>
            </w:r>
          </w:p>
        </w:tc>
        <w:tc>
          <w:tcPr>
            <w:tcW w:w="393" w:type="pct"/>
            <w:vAlign w:val="center"/>
          </w:tcPr>
          <w:p w:rsidR="00B34504" w:rsidRPr="00B34504" w:rsidRDefault="00B34504" w:rsidP="00991A87">
            <w:pPr>
              <w:spacing w:after="0"/>
              <w:jc w:val="center"/>
              <w:rPr>
                <w:rFonts w:eastAsiaTheme="minorEastAsia"/>
                <w:b/>
                <w:b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ก.ย.</w:t>
            </w:r>
          </w:p>
        </w:tc>
        <w:tc>
          <w:tcPr>
            <w:tcW w:w="393" w:type="pct"/>
            <w:vAlign w:val="center"/>
          </w:tcPr>
          <w:p w:rsidR="00B34504" w:rsidRPr="00B34504" w:rsidRDefault="00B34504" w:rsidP="00991A87">
            <w:pPr>
              <w:spacing w:after="0"/>
              <w:jc w:val="center"/>
              <w:rPr>
                <w:rFonts w:eastAsiaTheme="minorEastAsia"/>
                <w:b/>
                <w:b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ต.ค.</w:t>
            </w:r>
          </w:p>
        </w:tc>
        <w:tc>
          <w:tcPr>
            <w:tcW w:w="433" w:type="pct"/>
            <w:vAlign w:val="center"/>
          </w:tcPr>
          <w:p w:rsidR="00B34504" w:rsidRPr="00B34504" w:rsidRDefault="00B34504" w:rsidP="00991A87">
            <w:pPr>
              <w:spacing w:after="0"/>
              <w:jc w:val="center"/>
              <w:rPr>
                <w:rFonts w:eastAsiaTheme="minorEastAsia"/>
                <w:b/>
                <w:b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พ.ย.</w:t>
            </w:r>
          </w:p>
        </w:tc>
      </w:tr>
      <w:tr w:rsidR="00B34504" w:rsidRPr="00B34504" w:rsidTr="00B34504">
        <w:trPr>
          <w:trHeight w:val="803"/>
          <w:jc w:val="center"/>
        </w:trPr>
        <w:tc>
          <w:tcPr>
            <w:tcW w:w="521" w:type="pct"/>
            <w:vAlign w:val="center"/>
          </w:tcPr>
          <w:p w:rsidR="00B34504" w:rsidRPr="00B34504" w:rsidRDefault="00B34504" w:rsidP="00991A87">
            <w:pPr>
              <w:spacing w:before="0"/>
              <w:jc w:val="center"/>
              <w:rPr>
                <w:rFonts w:eastAsiaTheme="minorEastAsia"/>
              </w:rPr>
            </w:pPr>
            <w:r w:rsidRPr="00B34504">
              <w:rPr>
                <w:rFonts w:eastAsiaTheme="minorEastAsia"/>
              </w:rPr>
              <w:t>1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830" w:type="pct"/>
            <w:noWrap/>
            <w:vAlign w:val="center"/>
          </w:tcPr>
          <w:p w:rsidR="00B34504" w:rsidRPr="00B34504" w:rsidRDefault="00B34504" w:rsidP="00991A87">
            <w:pPr>
              <w:spacing w:before="0"/>
              <w:jc w:val="both"/>
              <w:rPr>
                <w:rFonts w:eastAsiaTheme="minorEastAsia"/>
              </w:rPr>
            </w:pPr>
          </w:p>
        </w:tc>
        <w:tc>
          <w:tcPr>
            <w:tcW w:w="429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433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</w:tr>
      <w:tr w:rsidR="00B34504" w:rsidRPr="00B34504" w:rsidTr="00B34504">
        <w:trPr>
          <w:trHeight w:val="803"/>
          <w:jc w:val="center"/>
        </w:trPr>
        <w:tc>
          <w:tcPr>
            <w:tcW w:w="521" w:type="pct"/>
            <w:vAlign w:val="center"/>
          </w:tcPr>
          <w:p w:rsidR="00B34504" w:rsidRPr="00B34504" w:rsidRDefault="00B34504" w:rsidP="00991A87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830" w:type="pct"/>
            <w:noWrap/>
            <w:vAlign w:val="center"/>
          </w:tcPr>
          <w:p w:rsidR="00B34504" w:rsidRPr="00B34504" w:rsidRDefault="00B34504" w:rsidP="00991A87">
            <w:pPr>
              <w:pStyle w:val="ListParagraph"/>
              <w:spacing w:before="0" w:line="240" w:lineRule="auto"/>
              <w:ind w:left="1057"/>
              <w:jc w:val="center"/>
              <w:rPr>
                <w:rFonts w:eastAsiaTheme="minorEastAsia" w:cs="TH SarabunPSK"/>
                <w:szCs w:val="32"/>
              </w:rPr>
            </w:pPr>
          </w:p>
        </w:tc>
        <w:tc>
          <w:tcPr>
            <w:tcW w:w="429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433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</w:tr>
      <w:tr w:rsidR="00B34504" w:rsidRPr="00B34504" w:rsidTr="00B34504">
        <w:trPr>
          <w:trHeight w:val="803"/>
          <w:jc w:val="center"/>
        </w:trPr>
        <w:tc>
          <w:tcPr>
            <w:tcW w:w="521" w:type="pct"/>
            <w:vAlign w:val="center"/>
          </w:tcPr>
          <w:p w:rsidR="00B34504" w:rsidRPr="00B34504" w:rsidRDefault="00B34504" w:rsidP="00991A87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830" w:type="pct"/>
            <w:noWrap/>
            <w:vAlign w:val="center"/>
          </w:tcPr>
          <w:p w:rsidR="00B34504" w:rsidRPr="00B34504" w:rsidRDefault="00B34504" w:rsidP="00991A87">
            <w:pPr>
              <w:pStyle w:val="ListParagraph"/>
              <w:spacing w:before="0" w:line="240" w:lineRule="auto"/>
              <w:ind w:left="1057"/>
              <w:jc w:val="center"/>
              <w:rPr>
                <w:rFonts w:eastAsiaTheme="minorEastAsia" w:cs="TH SarabunPSK"/>
                <w:szCs w:val="32"/>
              </w:rPr>
            </w:pPr>
          </w:p>
        </w:tc>
        <w:tc>
          <w:tcPr>
            <w:tcW w:w="429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433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</w:tr>
    </w:tbl>
    <w:p w:rsidR="006B6D45" w:rsidRDefault="006B6D45" w:rsidP="00991A87">
      <w:pPr>
        <w:pStyle w:val="a1"/>
      </w:pPr>
      <w:bookmarkStart w:id="327" w:name="_Toc424818440"/>
      <w:bookmarkStart w:id="328" w:name="_Toc487546663"/>
      <w:r w:rsidRPr="007E1467">
        <w:rPr>
          <w:cs/>
        </w:rPr>
        <w:t xml:space="preserve">ตารางที่ </w:t>
      </w:r>
      <w:r w:rsidR="008248EE">
        <w:fldChar w:fldCharType="begin"/>
      </w:r>
      <w:r w:rsidR="008248EE">
        <w:instrText xml:space="preserve"> STYLEREF 1 \s </w:instrText>
      </w:r>
      <w:r w:rsidR="008248EE">
        <w:fldChar w:fldCharType="separate"/>
      </w:r>
      <w:r w:rsidR="00402ED5">
        <w:rPr>
          <w:noProof/>
          <w:cs/>
        </w:rPr>
        <w:t>1</w:t>
      </w:r>
      <w:r w:rsidR="008248EE">
        <w:rPr>
          <w:noProof/>
        </w:rPr>
        <w:fldChar w:fldCharType="end"/>
      </w:r>
      <w:r w:rsidR="00402ED5">
        <w:rPr>
          <w:cs/>
        </w:rPr>
        <w:noBreakHyphen/>
      </w:r>
      <w:r w:rsidR="008248EE">
        <w:fldChar w:fldCharType="begin"/>
      </w:r>
      <w:r w:rsidR="008248EE">
        <w:instrText xml:space="preserve"> SEQ </w:instrText>
      </w:r>
      <w:r w:rsidR="008248EE">
        <w:rPr>
          <w:cs/>
        </w:rPr>
        <w:instrText xml:space="preserve">ตารางที่ </w:instrText>
      </w:r>
      <w:r w:rsidR="008248EE">
        <w:instrText>\</w:instrText>
      </w:r>
      <w:r w:rsidR="008248EE">
        <w:rPr>
          <w:cs/>
        </w:rPr>
        <w:instrText xml:space="preserve">* </w:instrText>
      </w:r>
      <w:r w:rsidR="008248EE">
        <w:instrText xml:space="preserve">ARABIC \s 1 </w:instrText>
      </w:r>
      <w:r w:rsidR="008248EE">
        <w:fldChar w:fldCharType="separate"/>
      </w:r>
      <w:r w:rsidR="00402ED5">
        <w:rPr>
          <w:noProof/>
          <w:cs/>
        </w:rPr>
        <w:t>2</w:t>
      </w:r>
      <w:r w:rsidR="008248EE">
        <w:rPr>
          <w:noProof/>
        </w:rPr>
        <w:fldChar w:fldCharType="end"/>
      </w:r>
      <w:r w:rsidRPr="007E1467">
        <w:rPr>
          <w:cs/>
        </w:rPr>
        <w:t xml:space="preserve"> แผนปฏิบัติงานสหกิจศึกษา ครั้งที่ 1 (ต่อ)</w:t>
      </w:r>
      <w:bookmarkEnd w:id="327"/>
      <w:bookmarkEnd w:id="328"/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739"/>
        <w:gridCol w:w="5210"/>
        <w:gridCol w:w="761"/>
        <w:gridCol w:w="697"/>
        <w:gridCol w:w="697"/>
        <w:gridCol w:w="768"/>
      </w:tblGrid>
      <w:tr w:rsidR="00B34504" w:rsidRPr="007E1467" w:rsidTr="00736BC5">
        <w:trPr>
          <w:trHeight w:val="683"/>
          <w:tblHeader/>
          <w:jc w:val="center"/>
        </w:trPr>
        <w:tc>
          <w:tcPr>
            <w:tcW w:w="5000" w:type="pct"/>
            <w:gridSpan w:val="6"/>
          </w:tcPr>
          <w:p w:rsidR="00B34504" w:rsidRPr="00B34504" w:rsidRDefault="00B34504" w:rsidP="00991A87">
            <w:pPr>
              <w:spacing w:after="0"/>
              <w:jc w:val="center"/>
              <w:rPr>
                <w:rFonts w:eastAsiaTheme="minorEastAsia"/>
                <w:b/>
                <w:bCs/>
              </w:rPr>
            </w:pPr>
            <w:r w:rsidRPr="00B34504">
              <w:rPr>
                <w:rFonts w:eastAsiaTheme="minorEastAsia" w:hint="cs"/>
                <w:b/>
                <w:bCs/>
                <w:cs/>
              </w:rPr>
              <w:t>แผนปฏิบัติงานสหกิจศึกษา</w:t>
            </w:r>
          </w:p>
        </w:tc>
      </w:tr>
      <w:tr w:rsidR="00B34504" w:rsidRPr="007E1467" w:rsidTr="00B34504">
        <w:trPr>
          <w:trHeight w:val="803"/>
          <w:tblHeader/>
          <w:jc w:val="center"/>
        </w:trPr>
        <w:tc>
          <w:tcPr>
            <w:tcW w:w="3352" w:type="pct"/>
            <w:gridSpan w:val="2"/>
            <w:vAlign w:val="center"/>
          </w:tcPr>
          <w:p w:rsidR="00B34504" w:rsidRPr="00B34504" w:rsidRDefault="00B34504" w:rsidP="00991A87">
            <w:pPr>
              <w:pStyle w:val="ListParagraph"/>
              <w:spacing w:before="0" w:line="240" w:lineRule="auto"/>
              <w:ind w:left="337"/>
              <w:jc w:val="center"/>
              <w:rPr>
                <w:rFonts w:eastAsiaTheme="minorEastAsia" w:cs="TH SarabunPSK"/>
                <w:b/>
                <w:bCs/>
                <w:szCs w:val="32"/>
              </w:rPr>
            </w:pPr>
            <w:r w:rsidRPr="00B34504">
              <w:rPr>
                <w:rFonts w:eastAsiaTheme="minorEastAsia" w:cs="TH SarabunPSK"/>
                <w:b/>
                <w:bCs/>
                <w:szCs w:val="32"/>
                <w:cs/>
              </w:rPr>
              <w:t>งาน</w:t>
            </w:r>
          </w:p>
        </w:tc>
        <w:tc>
          <w:tcPr>
            <w:tcW w:w="429" w:type="pct"/>
            <w:vAlign w:val="center"/>
          </w:tcPr>
          <w:p w:rsidR="00B34504" w:rsidRPr="00B34504" w:rsidRDefault="00B34504" w:rsidP="00991A87">
            <w:pPr>
              <w:spacing w:after="0"/>
              <w:jc w:val="center"/>
              <w:rPr>
                <w:rFonts w:eastAsiaTheme="minorEastAsia"/>
                <w:b/>
                <w:bCs/>
                <w: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ส.ค.</w:t>
            </w:r>
          </w:p>
        </w:tc>
        <w:tc>
          <w:tcPr>
            <w:tcW w:w="393" w:type="pct"/>
            <w:vAlign w:val="center"/>
          </w:tcPr>
          <w:p w:rsidR="00B34504" w:rsidRPr="00B34504" w:rsidRDefault="00B34504" w:rsidP="00991A87">
            <w:pPr>
              <w:spacing w:after="0"/>
              <w:jc w:val="center"/>
              <w:rPr>
                <w:rFonts w:eastAsiaTheme="minorEastAsia"/>
                <w:b/>
                <w:b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ก.ย.</w:t>
            </w:r>
          </w:p>
        </w:tc>
        <w:tc>
          <w:tcPr>
            <w:tcW w:w="393" w:type="pct"/>
            <w:vAlign w:val="center"/>
          </w:tcPr>
          <w:p w:rsidR="00B34504" w:rsidRPr="00B34504" w:rsidRDefault="00B34504" w:rsidP="00991A87">
            <w:pPr>
              <w:spacing w:after="0"/>
              <w:jc w:val="center"/>
              <w:rPr>
                <w:rFonts w:eastAsiaTheme="minorEastAsia"/>
                <w:b/>
                <w:b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ต.ค.</w:t>
            </w:r>
          </w:p>
        </w:tc>
        <w:tc>
          <w:tcPr>
            <w:tcW w:w="433" w:type="pct"/>
            <w:vAlign w:val="center"/>
          </w:tcPr>
          <w:p w:rsidR="00B34504" w:rsidRPr="00B34504" w:rsidRDefault="00B34504" w:rsidP="00991A87">
            <w:pPr>
              <w:spacing w:after="0"/>
              <w:jc w:val="center"/>
              <w:rPr>
                <w:rFonts w:eastAsiaTheme="minorEastAsia"/>
                <w:b/>
                <w:b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พ.ย.</w:t>
            </w:r>
          </w:p>
        </w:tc>
      </w:tr>
      <w:tr w:rsidR="00B34504" w:rsidRPr="007E1467" w:rsidTr="00B34504">
        <w:trPr>
          <w:trHeight w:val="803"/>
          <w:jc w:val="center"/>
        </w:trPr>
        <w:tc>
          <w:tcPr>
            <w:tcW w:w="416" w:type="pct"/>
          </w:tcPr>
          <w:p w:rsidR="00B34504" w:rsidRPr="007E1467" w:rsidRDefault="00B34504" w:rsidP="00991A87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935" w:type="pct"/>
            <w:noWrap/>
          </w:tcPr>
          <w:p w:rsidR="00B34504" w:rsidRPr="007E1467" w:rsidRDefault="00B34504" w:rsidP="00991A87">
            <w:pPr>
              <w:pStyle w:val="ListParagraph"/>
              <w:spacing w:before="0" w:line="240" w:lineRule="auto"/>
              <w:ind w:left="1057"/>
              <w:jc w:val="left"/>
              <w:rPr>
                <w:rFonts w:eastAsiaTheme="minorEastAsia" w:cs="TH SarabunPSK"/>
                <w:szCs w:val="32"/>
              </w:rPr>
            </w:pPr>
          </w:p>
        </w:tc>
        <w:tc>
          <w:tcPr>
            <w:tcW w:w="429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43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</w:tr>
      <w:tr w:rsidR="00B34504" w:rsidRPr="007E1467" w:rsidTr="00B34504">
        <w:trPr>
          <w:trHeight w:val="803"/>
          <w:jc w:val="center"/>
        </w:trPr>
        <w:tc>
          <w:tcPr>
            <w:tcW w:w="416" w:type="pct"/>
          </w:tcPr>
          <w:p w:rsidR="00B34504" w:rsidRPr="007E1467" w:rsidRDefault="00B34504" w:rsidP="00991A87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935" w:type="pct"/>
            <w:noWrap/>
          </w:tcPr>
          <w:p w:rsidR="00B34504" w:rsidRPr="007E1467" w:rsidRDefault="00B34504" w:rsidP="00991A87">
            <w:pPr>
              <w:pStyle w:val="ListParagraph"/>
              <w:spacing w:before="0" w:line="240" w:lineRule="auto"/>
              <w:ind w:left="1057"/>
              <w:jc w:val="left"/>
              <w:rPr>
                <w:rFonts w:eastAsiaTheme="minorEastAsia" w:cs="TH SarabunPSK"/>
                <w:szCs w:val="32"/>
              </w:rPr>
            </w:pPr>
          </w:p>
        </w:tc>
        <w:tc>
          <w:tcPr>
            <w:tcW w:w="429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43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</w:tr>
      <w:tr w:rsidR="00B34504" w:rsidRPr="007E1467" w:rsidTr="00B34504">
        <w:trPr>
          <w:trHeight w:val="803"/>
          <w:jc w:val="center"/>
        </w:trPr>
        <w:tc>
          <w:tcPr>
            <w:tcW w:w="416" w:type="pct"/>
          </w:tcPr>
          <w:p w:rsidR="00B34504" w:rsidRPr="007E1467" w:rsidRDefault="00B34504" w:rsidP="00991A87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935" w:type="pct"/>
            <w:noWrap/>
          </w:tcPr>
          <w:p w:rsidR="00B34504" w:rsidRPr="007E1467" w:rsidRDefault="00B34504" w:rsidP="00991A87">
            <w:pPr>
              <w:pStyle w:val="ListParagraph"/>
              <w:spacing w:before="0" w:line="240" w:lineRule="auto"/>
              <w:ind w:left="1057"/>
              <w:jc w:val="left"/>
              <w:rPr>
                <w:rFonts w:eastAsiaTheme="minorEastAsia" w:cs="TH SarabunPSK"/>
                <w:szCs w:val="32"/>
              </w:rPr>
            </w:pPr>
          </w:p>
        </w:tc>
        <w:tc>
          <w:tcPr>
            <w:tcW w:w="429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43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</w:tr>
      <w:tr w:rsidR="00B34504" w:rsidRPr="007E1467" w:rsidTr="00B34504">
        <w:trPr>
          <w:trHeight w:val="803"/>
          <w:jc w:val="center"/>
        </w:trPr>
        <w:tc>
          <w:tcPr>
            <w:tcW w:w="416" w:type="pct"/>
          </w:tcPr>
          <w:p w:rsidR="00B34504" w:rsidRPr="007E1467" w:rsidRDefault="00B34504" w:rsidP="00991A87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935" w:type="pct"/>
            <w:noWrap/>
          </w:tcPr>
          <w:p w:rsidR="00B34504" w:rsidRPr="007E1467" w:rsidRDefault="00B34504" w:rsidP="00991A87">
            <w:pPr>
              <w:pStyle w:val="ListParagraph"/>
              <w:spacing w:before="0" w:line="240" w:lineRule="auto"/>
              <w:ind w:left="1057"/>
              <w:jc w:val="left"/>
              <w:rPr>
                <w:rFonts w:eastAsiaTheme="minorEastAsia" w:cs="TH SarabunPSK"/>
                <w:szCs w:val="32"/>
              </w:rPr>
            </w:pPr>
          </w:p>
        </w:tc>
        <w:tc>
          <w:tcPr>
            <w:tcW w:w="429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43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</w:tr>
    </w:tbl>
    <w:p w:rsidR="00B34504" w:rsidRPr="007E1467" w:rsidRDefault="00B34504" w:rsidP="00991A87">
      <w:pPr>
        <w:pStyle w:val="a1"/>
      </w:pPr>
    </w:p>
    <w:p w:rsidR="009F7F5E" w:rsidRPr="007E1467" w:rsidRDefault="009F7F5E" w:rsidP="00991A87">
      <w:pPr>
        <w:pStyle w:val="Heading2"/>
      </w:pPr>
      <w:bookmarkStart w:id="329" w:name="_Toc420265823"/>
      <w:bookmarkStart w:id="330" w:name="_Toc487543096"/>
      <w:r w:rsidRPr="007E1467">
        <w:rPr>
          <w:cs/>
        </w:rPr>
        <w:lastRenderedPageBreak/>
        <w:t>ดัชนีชี้วัดความสำเร็จของ</w:t>
      </w:r>
      <w:r w:rsidR="003D63AD" w:rsidRPr="007E1467">
        <w:rPr>
          <w:cs/>
        </w:rPr>
        <w:t>การปฏิบัติงาน</w:t>
      </w:r>
      <w:r w:rsidRPr="007E1467">
        <w:rPr>
          <w:cs/>
        </w:rPr>
        <w:t>สหกิจศึกษา</w:t>
      </w:r>
      <w:bookmarkEnd w:id="329"/>
      <w:bookmarkEnd w:id="330"/>
    </w:p>
    <w:p w:rsidR="009F7F5E" w:rsidRPr="007E1467" w:rsidRDefault="00C5284F" w:rsidP="00991A87">
      <w:pPr>
        <w:spacing w:line="240" w:lineRule="auto"/>
        <w:ind w:firstLine="720"/>
      </w:pPr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9F7F5E" w:rsidRPr="007E1467" w:rsidRDefault="00C5284F" w:rsidP="00991A87">
      <w:pPr>
        <w:pStyle w:val="ListParagraph"/>
        <w:numPr>
          <w:ilvl w:val="0"/>
          <w:numId w:val="331"/>
        </w:numPr>
        <w:spacing w:line="240" w:lineRule="auto"/>
        <w:ind w:left="0" w:firstLine="720"/>
        <w:rPr>
          <w:rFonts w:cs="TH SarabunPSK"/>
          <w:szCs w:val="32"/>
        </w:rPr>
      </w:pPr>
      <w:r w:rsidRPr="007E1467">
        <w:rPr>
          <w:rFonts w:cs="TH SarabunPSK"/>
          <w:color w:val="FF0000"/>
          <w:szCs w:val="32"/>
          <w:cs/>
        </w:rPr>
        <w:t>........................................................................................................................................................................................................................</w:t>
      </w:r>
    </w:p>
    <w:p w:rsidR="00C5284F" w:rsidRPr="007E1467" w:rsidRDefault="00C5284F" w:rsidP="00991A87">
      <w:pPr>
        <w:pStyle w:val="ListParagraph"/>
        <w:numPr>
          <w:ilvl w:val="0"/>
          <w:numId w:val="331"/>
        </w:numPr>
        <w:spacing w:line="240" w:lineRule="auto"/>
        <w:ind w:left="0" w:firstLine="720"/>
        <w:rPr>
          <w:rFonts w:cs="TH SarabunPSK"/>
          <w:szCs w:val="32"/>
        </w:rPr>
      </w:pPr>
      <w:r w:rsidRPr="007E1467">
        <w:rPr>
          <w:rFonts w:cs="TH SarabunPSK"/>
          <w:color w:val="FF0000"/>
          <w:szCs w:val="32"/>
          <w:cs/>
        </w:rPr>
        <w:t>........................................................................................................................................................................................................................</w:t>
      </w:r>
    </w:p>
    <w:p w:rsidR="00665772" w:rsidRPr="007E1467" w:rsidRDefault="00665772" w:rsidP="00991A87">
      <w:pPr>
        <w:pStyle w:val="Heading1"/>
        <w:spacing w:line="240" w:lineRule="auto"/>
        <w:rPr>
          <w:cs/>
        </w:rPr>
        <w:sectPr w:rsidR="00665772" w:rsidRPr="007E1467" w:rsidSect="00991A87">
          <w:headerReference w:type="default" r:id="rId18"/>
          <w:pgSz w:w="11906" w:h="16838" w:code="9"/>
          <w:pgMar w:top="2160" w:right="1152" w:bottom="1008" w:left="1872" w:header="1008" w:footer="720" w:gutter="0"/>
          <w:pgNumType w:start="1"/>
          <w:cols w:space="708"/>
          <w:titlePg/>
          <w:docGrid w:linePitch="435"/>
        </w:sectPr>
      </w:pPr>
    </w:p>
    <w:p w:rsidR="00EF3FD5" w:rsidRPr="007E1467" w:rsidRDefault="00A87D64" w:rsidP="00991A87">
      <w:pPr>
        <w:pStyle w:val="Heading1"/>
        <w:spacing w:line="240" w:lineRule="auto"/>
      </w:pPr>
      <w:bookmarkStart w:id="331" w:name="_Toc487543097"/>
      <w:bookmarkStart w:id="332" w:name="_Toc420525067"/>
      <w:r>
        <w:rPr>
          <w:cs/>
        </w:rPr>
        <w:lastRenderedPageBreak/>
        <w:br/>
      </w:r>
      <w:r w:rsidR="008C7CF2" w:rsidRPr="007E1467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F43133D" wp14:editId="5B45DD48">
                <wp:simplePos x="0" y="0"/>
                <wp:positionH relativeFrom="column">
                  <wp:posOffset>5596172</wp:posOffset>
                </wp:positionH>
                <wp:positionV relativeFrom="paragraph">
                  <wp:posOffset>-650875</wp:posOffset>
                </wp:positionV>
                <wp:extent cx="457200" cy="457200"/>
                <wp:effectExtent l="0" t="0" r="0" b="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D726C0" id="Rectangle 128" o:spid="_x0000_s1026" style="position:absolute;margin-left:440.65pt;margin-top:-51.25pt;width:36pt;height:3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YqBjgIAAIcFAAAOAAAAZHJzL2Uyb0RvYy54bWysVEtv2zAMvg/YfxB0X50E6R5BnSJI0WFA&#10;0RZth54VWYoNyKJGKXGyXz9Ksp2uK3YYloNDieTHhz7y4vLQGrZX6BuwJZ+eTThTVkLV2G3Jvz9d&#10;f/jMmQ/CVsKAVSU/Ks8vl+/fXXRuoWZQg6kUMgKxftG5ktchuEVReFmrVvgzcMqSUgO2ItARt0WF&#10;oiP01hSzyeRj0QFWDkEq7+n2Kiv5MuFrrWS409qrwEzJKbeQvpi+m/gtlhdisUXh6kb2aYh/yKIV&#10;jaWgI9SVCILtsPkDqm0kggcdziS0BWjdSJVqoGqmk1fVPNbCqVQLNce7sU3+/8HK2/09sqait5vR&#10;U1nR0iM9UNuE3RrF4iW1qHN+QZaP7h77kycx1nvQ2MZ/qoQdUluPY1vVITBJl/PzT/RUnElS9TKh&#10;FCdnhz58VdCyKJQcKXxqptjf+JBNB5MYy4NpquvGmHSITFFrg2wv6I0322lMmMB/szI22lqIXlkd&#10;b4pYV64kSeFoVLQz9kFpagrlPkuJJDqegggplQ3TrKpFpXLs8wn9huhDWimXBBiRNcUfsXuAwTKD&#10;DNg5y94+uqrE5tF58rfEsvPokSKDDaNz21jAtwAMVdVHzvZDk3JrYpc2UB2JMgh5lryT1w09243w&#10;4V4gDQ+9NC2EcEcfbaArOfQSZzXgz7fuoz1xmrScdTSMJfc/dgIVZ+abJbZ/mc7ncXrTIVGIM3yp&#10;2bzU2F27BuLClFaPk0kkZwxmEDVC+0x7YxWjkkpYSbFLLgMOh3XIS4I2j1SrVTKjiXUi3NhHJyN4&#10;7Gqk5dPhWaDruRuI9LcwDK5YvKJwto2eFla7ALpJ/D71te83TXsiTr+Z4jp5eU5Wp/25/AUAAP//&#10;AwBQSwMEFAAGAAgAAAAhADEju1nhAAAADAEAAA8AAABkcnMvZG93bnJldi54bWxMj8FKxDAQhu+C&#10;7xBG8CK7aTdUam26qCB48eC6iMdsE5uwzaQ02bbr0zue9Dj/fPzzTb1dfM8mM0YXUEK+zoAZbIN2&#10;2EnYvz+vSmAxKdSqD2gknE2EbXN5UatKhxnfzLRLHaMSjJWSYFMaKs5ja41XcR0Gg7T7CqNXicax&#10;43pUM5X7nm+y7JZ75ZAuWDWYJ2va4+7kJbyehXiZbsRx3jvRuW/++fhhg5TXV8vDPbBklvQHw68+&#10;qUNDTodwQh1ZL6Esc0GohFWebQpghNwVgqIDRSIrgDc1//9E8wMAAP//AwBQSwECLQAUAAYACAAA&#10;ACEAtoM4kv4AAADhAQAAEwAAAAAAAAAAAAAAAAAAAAAAW0NvbnRlbnRfVHlwZXNdLnhtbFBLAQIt&#10;ABQABgAIAAAAIQA4/SH/1gAAAJQBAAALAAAAAAAAAAAAAAAAAC8BAABfcmVscy8ucmVsc1BLAQIt&#10;ABQABgAIAAAAIQCD6YqBjgIAAIcFAAAOAAAAAAAAAAAAAAAAAC4CAABkcnMvZTJvRG9jLnhtbFBL&#10;AQItABQABgAIAAAAIQAxI7tZ4QAAAAwBAAAPAAAAAAAAAAAAAAAAAOgEAABkcnMvZG93bnJldi54&#10;bWxQSwUGAAAAAAQABADzAAAA9gUAAAAA&#10;" fillcolor="white [3212]" stroked="f" strokeweight="1pt"/>
            </w:pict>
          </mc:Fallback>
        </mc:AlternateContent>
      </w:r>
      <w:r w:rsidR="00506AD7" w:rsidRPr="007E1467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246EFFF" wp14:editId="1671BF23">
                <wp:simplePos x="0" y="0"/>
                <wp:positionH relativeFrom="column">
                  <wp:posOffset>5142865</wp:posOffset>
                </wp:positionH>
                <wp:positionV relativeFrom="paragraph">
                  <wp:posOffset>-763905</wp:posOffset>
                </wp:positionV>
                <wp:extent cx="457200" cy="45720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C34DC8" id="Rectangle 11" o:spid="_x0000_s1026" style="position:absolute;margin-left:404.95pt;margin-top:-60.15pt;width:36pt;height:3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j42jgIAAIUFAAAOAAAAZHJzL2Uyb0RvYy54bWysVE1v2zAMvQ/YfxB0X50U6T6COkWQosOA&#10;oi2aDj0rshQbkEWNUuJkv36UZDtdV+wwLAdHEslH8ulRl1eH1rC9Qt+ALfn0bMKZshKqxm5L/v3p&#10;5sNnznwQthIGrCr5UXl+tXj/7rJzc3UONZhKISMQ6+edK3kdgpsXhZe1aoU/A6csGTVgKwJtcVtU&#10;KDpCb01xPpl8LDrAyiFI5T2dXmcjXyR8rZUM91p7FZgpOdUW0hfTdxO/xeJSzLcoXN3IvgzxD1W0&#10;orGUdIS6FkGwHTZ/QLWNRPCgw5mEtgCtG6lSD9TNdPKqm3UtnEq9EDnejTT5/wcr7/YPyJqK7m7K&#10;mRUt3dEjsSbs1ihGZ0RQ5/yc/NbuAfudp2Xs9qCxjf/UBzskUo8jqeoQmKTD2cUnuijOJJn6NaEU&#10;p2CHPnxV0LK4KDlS9kSl2N/6kF0Hl5jLg2mqm8aYtIk6USuDbC/ohjfbVDCB/+ZlbPS1EKMyYDwp&#10;Yl+5k7QKR6Oin7GPShMlVPt5KiSJ8ZRESKlsmGZTLSqVc19M6BfpitmHstIuAUZkTflH7B5g8Mwg&#10;A3aG6f1jqEpaHoMnfyssB48RKTPYMAa3jQV8C8BQV33m7D+QlKmJLG2gOpJgEPIkeSdvGrq2W+HD&#10;g0AaHbppeg7CPX20ga7k0K84qwF/vnUe/UnRZOWso1Esuf+xE6g4M98saf3LdDaLs5s2SUKc4UvL&#10;5qXF7toVkBZIzlRdWlIwBjMsNUL7TK/GMmYlk7CScpdcBhw2q5CfCHp3pFoukxvNqxPh1q6djOCR&#10;1SjLp8OzQNdrN5Do72AYWzF/JeHsGyMtLHcBdJP0feK155tmPQmnf5fiY/Jyn7xOr+fiFwAAAP//&#10;AwBQSwMEFAAGAAgAAAAhAGKZk1LiAAAADAEAAA8AAABkcnMvZG93bnJldi54bWxMj7FOwzAQhnck&#10;3sG6SiyotVMj5IY4FSAhsTBQKsToxm5sNbaj2E1Snp5jgvH++/Tfd9V29h0ZzZBcDBKKFQNiQhO1&#10;C62E/cfLUgBJWQWtuhiMhItJsK2vrypV6jiFdzPuckuwJKRSSbA59yWlqbHGq7SKvQm4O8bBq4zj&#10;0FI9qAnLfUfXjN1Tr1zAC1b15tma5rQ7ewlvF85fx1t+mvaOt+6bfj192ijlzWJ+fACSzZz/YPjV&#10;R3Wo0ekQz0En0kkQbLNBVMKyWDMOBBEhCowOGN0JDrSu6P8n6h8AAAD//wMAUEsBAi0AFAAGAAgA&#10;AAAhALaDOJL+AAAA4QEAABMAAAAAAAAAAAAAAAAAAAAAAFtDb250ZW50X1R5cGVzXS54bWxQSwEC&#10;LQAUAAYACAAAACEAOP0h/9YAAACUAQAACwAAAAAAAAAAAAAAAAAvAQAAX3JlbHMvLnJlbHNQSwEC&#10;LQAUAAYACAAAACEAGi4+No4CAACFBQAADgAAAAAAAAAAAAAAAAAuAgAAZHJzL2Uyb0RvYy54bWxQ&#10;SwECLQAUAAYACAAAACEAYpmTUuIAAAAMAQAADwAAAAAAAAAAAAAAAADoBAAAZHJzL2Rvd25yZXYu&#10;eG1sUEsFBgAAAAAEAAQA8wAAAPcFAAAAAA==&#10;" fillcolor="white [3212]" stroked="f" strokeweight="1pt"/>
            </w:pict>
          </mc:Fallback>
        </mc:AlternateContent>
      </w:r>
      <w:r w:rsidR="00EF3FD5" w:rsidRPr="007E1467">
        <w:rPr>
          <w:cs/>
        </w:rPr>
        <w:br/>
        <w:t>หลักการและทฤษฎีที่เกี่ยวข้อง</w:t>
      </w:r>
      <w:bookmarkEnd w:id="331"/>
    </w:p>
    <w:bookmarkEnd w:id="332"/>
    <w:p w:rsidR="001C2674" w:rsidRPr="007E1467" w:rsidDel="006D0F84" w:rsidRDefault="001C2674" w:rsidP="00991A87">
      <w:pPr>
        <w:spacing w:line="240" w:lineRule="auto"/>
        <w:rPr>
          <w:del w:id="333" w:author="Pahommie" w:date="2014-11-21T11:42:00Z"/>
        </w:rPr>
      </w:pPr>
    </w:p>
    <w:p w:rsidR="0094617B" w:rsidRPr="007E1467" w:rsidRDefault="0094617B" w:rsidP="00991A87">
      <w:pPr>
        <w:spacing w:after="0" w:line="240" w:lineRule="auto"/>
        <w:jc w:val="both"/>
      </w:pPr>
    </w:p>
    <w:p w:rsidR="002D17A8" w:rsidRPr="007E1467" w:rsidRDefault="002D17A8" w:rsidP="00991A87">
      <w:pPr>
        <w:spacing w:after="0" w:line="240" w:lineRule="auto"/>
        <w:ind w:firstLine="709"/>
        <w:rPr>
          <w:color w:val="FF0000"/>
        </w:rPr>
      </w:pPr>
      <w:bookmarkStart w:id="334" w:name="_Toc399842565"/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1C2674" w:rsidRPr="007E1467" w:rsidRDefault="001C2674" w:rsidP="00991A87">
      <w:pPr>
        <w:pStyle w:val="Heading2"/>
      </w:pPr>
      <w:bookmarkStart w:id="335" w:name="_Toc487543098"/>
      <w:r w:rsidRPr="007E1467">
        <w:rPr>
          <w:cs/>
        </w:rPr>
        <w:t>นิยามศัพท์</w:t>
      </w:r>
      <w:bookmarkEnd w:id="334"/>
      <w:r w:rsidR="00877347" w:rsidRPr="007E1467">
        <w:rPr>
          <w:cs/>
        </w:rPr>
        <w:t>เฉพาะ</w:t>
      </w:r>
      <w:bookmarkEnd w:id="335"/>
    </w:p>
    <w:p w:rsidR="00D211A9" w:rsidRPr="007E1467" w:rsidRDefault="002D17A8" w:rsidP="00991A87">
      <w:pPr>
        <w:spacing w:after="0" w:line="240" w:lineRule="auto"/>
        <w:ind w:firstLine="709"/>
        <w:rPr>
          <w:color w:val="FF0000"/>
        </w:rPr>
      </w:pPr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9F7F5E" w:rsidRPr="007E1467" w:rsidRDefault="00F328C5" w:rsidP="00991A87">
      <w:pPr>
        <w:pStyle w:val="a1"/>
      </w:pPr>
      <w:bookmarkStart w:id="336" w:name="_Toc420526498"/>
      <w:bookmarkStart w:id="337" w:name="_Toc420530170"/>
      <w:bookmarkStart w:id="338" w:name="_Toc420530189"/>
      <w:bookmarkStart w:id="339" w:name="_Toc420530465"/>
      <w:bookmarkStart w:id="340" w:name="_Toc420530484"/>
      <w:bookmarkStart w:id="341" w:name="_Toc420530503"/>
      <w:bookmarkStart w:id="342" w:name="_Toc420530522"/>
      <w:bookmarkStart w:id="343" w:name="_Toc420542597"/>
      <w:bookmarkStart w:id="344" w:name="_Toc420543128"/>
      <w:bookmarkStart w:id="345" w:name="_Toc420543190"/>
      <w:bookmarkStart w:id="346" w:name="_Toc424818441"/>
      <w:bookmarkStart w:id="347" w:name="_Toc487546664"/>
      <w:r w:rsidRPr="007E1467">
        <w:rPr>
          <w:cs/>
        </w:rPr>
        <w:t xml:space="preserve">ตารางที่ </w:t>
      </w:r>
      <w:r w:rsidR="008248EE">
        <w:fldChar w:fldCharType="begin"/>
      </w:r>
      <w:r w:rsidR="008248EE">
        <w:instrText xml:space="preserve"> STYLEREF 1 \s </w:instrText>
      </w:r>
      <w:r w:rsidR="008248EE">
        <w:fldChar w:fldCharType="separate"/>
      </w:r>
      <w:r w:rsidR="00402ED5">
        <w:rPr>
          <w:noProof/>
          <w:cs/>
        </w:rPr>
        <w:t>2</w:t>
      </w:r>
      <w:r w:rsidR="008248EE">
        <w:rPr>
          <w:noProof/>
        </w:rPr>
        <w:fldChar w:fldCharType="end"/>
      </w:r>
      <w:r w:rsidR="00402ED5">
        <w:rPr>
          <w:cs/>
        </w:rPr>
        <w:noBreakHyphen/>
      </w:r>
      <w:r w:rsidR="008248EE">
        <w:fldChar w:fldCharType="begin"/>
      </w:r>
      <w:r w:rsidR="008248EE">
        <w:instrText xml:space="preserve"> SEQ </w:instrText>
      </w:r>
      <w:r w:rsidR="008248EE">
        <w:rPr>
          <w:cs/>
        </w:rPr>
        <w:instrText xml:space="preserve">ตารางที่ </w:instrText>
      </w:r>
      <w:r w:rsidR="008248EE">
        <w:instrText>\</w:instrText>
      </w:r>
      <w:r w:rsidR="008248EE">
        <w:rPr>
          <w:cs/>
        </w:rPr>
        <w:instrText xml:space="preserve">* </w:instrText>
      </w:r>
      <w:r w:rsidR="008248EE">
        <w:instrText xml:space="preserve">ARABIC \s 1 </w:instrText>
      </w:r>
      <w:r w:rsidR="008248EE">
        <w:fldChar w:fldCharType="separate"/>
      </w:r>
      <w:r w:rsidR="00402ED5">
        <w:rPr>
          <w:noProof/>
          <w:cs/>
        </w:rPr>
        <w:t>1</w:t>
      </w:r>
      <w:r w:rsidR="008248EE">
        <w:rPr>
          <w:noProof/>
        </w:rPr>
        <w:fldChar w:fldCharType="end"/>
      </w:r>
      <w:r w:rsidRPr="007E1467">
        <w:rPr>
          <w:cs/>
        </w:rPr>
        <w:t xml:space="preserve">  </w:t>
      </w:r>
      <w:r w:rsidR="009F7F5E" w:rsidRPr="007E1467">
        <w:rPr>
          <w:cs/>
        </w:rPr>
        <w:t>คำศัพท์</w:t>
      </w:r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r w:rsidR="00323873" w:rsidRPr="007E1467">
        <w:rPr>
          <w:cs/>
        </w:rPr>
        <w:t>เฉพาะ</w:t>
      </w:r>
      <w:bookmarkEnd w:id="346"/>
      <w:bookmarkEnd w:id="34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57"/>
        <w:gridCol w:w="2791"/>
        <w:gridCol w:w="5124"/>
      </w:tblGrid>
      <w:tr w:rsidR="00961ABB" w:rsidRPr="007E1467" w:rsidTr="001D32B0">
        <w:tc>
          <w:tcPr>
            <w:tcW w:w="539" w:type="pct"/>
          </w:tcPr>
          <w:p w:rsidR="001C2674" w:rsidRPr="000B4692" w:rsidRDefault="001C2674" w:rsidP="00991A87">
            <w:pPr>
              <w:jc w:val="center"/>
              <w:rPr>
                <w:b/>
                <w:bCs/>
                <w:cs/>
              </w:rPr>
            </w:pPr>
            <w:r w:rsidRPr="000B4692">
              <w:rPr>
                <w:b/>
                <w:bCs/>
                <w:cs/>
              </w:rPr>
              <w:t>ลำดับ</w:t>
            </w:r>
          </w:p>
        </w:tc>
        <w:tc>
          <w:tcPr>
            <w:tcW w:w="1573" w:type="pct"/>
          </w:tcPr>
          <w:p w:rsidR="001C2674" w:rsidRPr="000B4692" w:rsidRDefault="001C2674" w:rsidP="00991A87">
            <w:pPr>
              <w:jc w:val="center"/>
              <w:rPr>
                <w:b/>
                <w:bCs/>
              </w:rPr>
            </w:pPr>
            <w:r w:rsidRPr="000B4692">
              <w:rPr>
                <w:b/>
                <w:bCs/>
                <w:cs/>
              </w:rPr>
              <w:t>คำศัพท์</w:t>
            </w:r>
          </w:p>
        </w:tc>
        <w:tc>
          <w:tcPr>
            <w:tcW w:w="2888" w:type="pct"/>
          </w:tcPr>
          <w:p w:rsidR="001C2674" w:rsidRPr="000B4692" w:rsidRDefault="001C2674" w:rsidP="00991A87">
            <w:pPr>
              <w:jc w:val="center"/>
              <w:rPr>
                <w:b/>
                <w:bCs/>
              </w:rPr>
            </w:pPr>
            <w:r w:rsidRPr="000B4692">
              <w:rPr>
                <w:b/>
                <w:bCs/>
                <w:cs/>
              </w:rPr>
              <w:t>ความหมาย</w:t>
            </w:r>
          </w:p>
        </w:tc>
      </w:tr>
      <w:tr w:rsidR="00961ABB" w:rsidRPr="007E1467" w:rsidTr="001D32B0">
        <w:tc>
          <w:tcPr>
            <w:tcW w:w="539" w:type="pct"/>
          </w:tcPr>
          <w:p w:rsidR="009F7F5E" w:rsidRPr="007E1467" w:rsidRDefault="009F7F5E" w:rsidP="00991A87">
            <w:pPr>
              <w:jc w:val="center"/>
            </w:pPr>
            <w:ins w:id="348" w:author="Pahommie" w:date="2014-11-06T16:36:00Z">
              <w:r w:rsidRPr="007E1467">
                <w:t>1</w:t>
              </w:r>
              <w:r w:rsidRPr="007E1467">
                <w:rPr>
                  <w:cs/>
                </w:rPr>
                <w:t>.</w:t>
              </w:r>
            </w:ins>
          </w:p>
        </w:tc>
        <w:tc>
          <w:tcPr>
            <w:tcW w:w="1573" w:type="pct"/>
          </w:tcPr>
          <w:p w:rsidR="009F7F5E" w:rsidRPr="007E1467" w:rsidRDefault="00323873" w:rsidP="00991A87">
            <w:pPr>
              <w:jc w:val="left"/>
            </w:pPr>
            <w:r w:rsidRPr="007E1467">
              <w:t>XXX</w:t>
            </w:r>
          </w:p>
        </w:tc>
        <w:tc>
          <w:tcPr>
            <w:tcW w:w="2888" w:type="pct"/>
          </w:tcPr>
          <w:p w:rsidR="009F7F5E" w:rsidRPr="007E1467" w:rsidRDefault="00637E94" w:rsidP="00991A87">
            <w:r w:rsidRPr="007E1467">
              <w:t>XXX</w:t>
            </w:r>
          </w:p>
        </w:tc>
      </w:tr>
      <w:tr w:rsidR="00961ABB" w:rsidRPr="007E1467" w:rsidTr="001D32B0">
        <w:tc>
          <w:tcPr>
            <w:tcW w:w="539" w:type="pct"/>
          </w:tcPr>
          <w:p w:rsidR="009F7F5E" w:rsidRPr="007E1467" w:rsidRDefault="009F7F5E" w:rsidP="00991A87">
            <w:pPr>
              <w:jc w:val="center"/>
            </w:pPr>
            <w:ins w:id="349" w:author="Pahommie" w:date="2014-11-06T16:37:00Z">
              <w:r w:rsidRPr="007E1467">
                <w:rPr>
                  <w:cs/>
                </w:rPr>
                <w:t>2.</w:t>
              </w:r>
            </w:ins>
          </w:p>
        </w:tc>
        <w:tc>
          <w:tcPr>
            <w:tcW w:w="1573" w:type="pct"/>
          </w:tcPr>
          <w:p w:rsidR="009F7F5E" w:rsidRPr="007E1467" w:rsidRDefault="00323873" w:rsidP="00991A87">
            <w:pPr>
              <w:jc w:val="left"/>
            </w:pPr>
            <w:r w:rsidRPr="007E1467">
              <w:t>XXX</w:t>
            </w:r>
          </w:p>
        </w:tc>
        <w:tc>
          <w:tcPr>
            <w:tcW w:w="2888" w:type="pct"/>
          </w:tcPr>
          <w:p w:rsidR="009F7F5E" w:rsidRPr="007E1467" w:rsidRDefault="00637E94" w:rsidP="00991A87">
            <w:r w:rsidRPr="007E1467">
              <w:t>XXX</w:t>
            </w:r>
          </w:p>
        </w:tc>
      </w:tr>
      <w:tr w:rsidR="00961ABB" w:rsidRPr="007E1467" w:rsidTr="001D32B0">
        <w:tc>
          <w:tcPr>
            <w:tcW w:w="539" w:type="pct"/>
          </w:tcPr>
          <w:p w:rsidR="009F7F5E" w:rsidRPr="007E1467" w:rsidRDefault="009F7F5E" w:rsidP="00991A87">
            <w:pPr>
              <w:jc w:val="center"/>
              <w:rPr>
                <w:cs/>
              </w:rPr>
            </w:pPr>
            <w:r w:rsidRPr="007E1467">
              <w:rPr>
                <w:cs/>
              </w:rPr>
              <w:t>3.</w:t>
            </w:r>
          </w:p>
        </w:tc>
        <w:tc>
          <w:tcPr>
            <w:tcW w:w="1573" w:type="pct"/>
          </w:tcPr>
          <w:p w:rsidR="009F7F5E" w:rsidRPr="007E1467" w:rsidRDefault="00323873" w:rsidP="00991A87">
            <w:pPr>
              <w:jc w:val="left"/>
            </w:pPr>
            <w:r w:rsidRPr="007E1467">
              <w:t>XXX</w:t>
            </w:r>
          </w:p>
        </w:tc>
        <w:tc>
          <w:tcPr>
            <w:tcW w:w="2888" w:type="pct"/>
          </w:tcPr>
          <w:p w:rsidR="009F7F5E" w:rsidRPr="007E1467" w:rsidRDefault="00637E94" w:rsidP="00991A87">
            <w:r w:rsidRPr="007E1467">
              <w:t>XXX</w:t>
            </w:r>
          </w:p>
        </w:tc>
      </w:tr>
    </w:tbl>
    <w:p w:rsidR="00466E91" w:rsidRPr="007E1467" w:rsidRDefault="00466E91" w:rsidP="00991A87">
      <w:pPr>
        <w:spacing w:line="240" w:lineRule="auto"/>
      </w:pPr>
      <w:r w:rsidRPr="007E1467">
        <w:rPr>
          <w:cs/>
        </w:rPr>
        <w:br w:type="page"/>
      </w:r>
      <w:bookmarkStart w:id="350" w:name="_Toc424818442"/>
      <w:bookmarkStart w:id="351" w:name="_Toc487546665"/>
      <w:r w:rsidRPr="007E1467">
        <w:rPr>
          <w:cs/>
        </w:rPr>
        <w:lastRenderedPageBreak/>
        <w:t xml:space="preserve">ตารางที่ </w:t>
      </w:r>
      <w:r w:rsidR="008248EE">
        <w:fldChar w:fldCharType="begin"/>
      </w:r>
      <w:r w:rsidR="008248EE">
        <w:instrText xml:space="preserve"> STYLEREF 1 \s </w:instrText>
      </w:r>
      <w:r w:rsidR="008248EE">
        <w:fldChar w:fldCharType="separate"/>
      </w:r>
      <w:r w:rsidR="00402ED5">
        <w:rPr>
          <w:noProof/>
          <w:cs/>
        </w:rPr>
        <w:t>2</w:t>
      </w:r>
      <w:r w:rsidR="008248EE">
        <w:rPr>
          <w:noProof/>
        </w:rPr>
        <w:fldChar w:fldCharType="end"/>
      </w:r>
      <w:r w:rsidR="00402ED5">
        <w:rPr>
          <w:cs/>
        </w:rPr>
        <w:noBreakHyphen/>
      </w:r>
      <w:r w:rsidR="008248EE">
        <w:fldChar w:fldCharType="begin"/>
      </w:r>
      <w:r w:rsidR="008248EE">
        <w:instrText xml:space="preserve"> SEQ </w:instrText>
      </w:r>
      <w:r w:rsidR="008248EE">
        <w:rPr>
          <w:cs/>
        </w:rPr>
        <w:instrText xml:space="preserve">ตารางที่ </w:instrText>
      </w:r>
      <w:r w:rsidR="008248EE">
        <w:instrText>\</w:instrText>
      </w:r>
      <w:r w:rsidR="008248EE">
        <w:rPr>
          <w:cs/>
        </w:rPr>
        <w:instrText xml:space="preserve">* </w:instrText>
      </w:r>
      <w:r w:rsidR="008248EE">
        <w:instrText xml:space="preserve">ARABIC \s 1 </w:instrText>
      </w:r>
      <w:r w:rsidR="008248EE">
        <w:fldChar w:fldCharType="separate"/>
      </w:r>
      <w:r w:rsidR="00402ED5">
        <w:rPr>
          <w:noProof/>
          <w:cs/>
        </w:rPr>
        <w:t>2</w:t>
      </w:r>
      <w:r w:rsidR="008248EE">
        <w:rPr>
          <w:noProof/>
        </w:rPr>
        <w:fldChar w:fldCharType="end"/>
      </w:r>
      <w:r w:rsidRPr="007E1467">
        <w:rPr>
          <w:cs/>
        </w:rPr>
        <w:t xml:space="preserve">  คำศัพท์ที่</w:t>
      </w:r>
      <w:r w:rsidR="00323873" w:rsidRPr="007E1467">
        <w:rPr>
          <w:cs/>
        </w:rPr>
        <w:t>เฉพาะ</w:t>
      </w:r>
      <w:r w:rsidR="0052330B" w:rsidRPr="007E1467">
        <w:rPr>
          <w:cs/>
        </w:rPr>
        <w:t xml:space="preserve"> (ต่อ</w:t>
      </w:r>
      <w:r w:rsidRPr="007E1467">
        <w:rPr>
          <w:cs/>
        </w:rPr>
        <w:t>)</w:t>
      </w:r>
      <w:bookmarkEnd w:id="350"/>
      <w:bookmarkEnd w:id="35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57"/>
        <w:gridCol w:w="2791"/>
        <w:gridCol w:w="5124"/>
      </w:tblGrid>
      <w:tr w:rsidR="00466E91" w:rsidRPr="007E1467" w:rsidTr="00466E91">
        <w:tc>
          <w:tcPr>
            <w:tcW w:w="539" w:type="pct"/>
          </w:tcPr>
          <w:p w:rsidR="00466E91" w:rsidRPr="006A7DA8" w:rsidRDefault="00466E91" w:rsidP="00991A87">
            <w:pPr>
              <w:jc w:val="center"/>
              <w:rPr>
                <w:b/>
                <w:bCs/>
                <w:cs/>
              </w:rPr>
            </w:pPr>
            <w:r w:rsidRPr="006A7DA8">
              <w:rPr>
                <w:b/>
                <w:bCs/>
                <w:cs/>
              </w:rPr>
              <w:t>ลำดับ</w:t>
            </w:r>
          </w:p>
        </w:tc>
        <w:tc>
          <w:tcPr>
            <w:tcW w:w="1573" w:type="pct"/>
          </w:tcPr>
          <w:p w:rsidR="00466E91" w:rsidRPr="006A7DA8" w:rsidRDefault="00466E91" w:rsidP="00991A87">
            <w:pPr>
              <w:jc w:val="center"/>
              <w:rPr>
                <w:b/>
                <w:bCs/>
              </w:rPr>
            </w:pPr>
            <w:r w:rsidRPr="006A7DA8">
              <w:rPr>
                <w:b/>
                <w:bCs/>
                <w:cs/>
              </w:rPr>
              <w:t>คำศัพท์</w:t>
            </w:r>
          </w:p>
        </w:tc>
        <w:tc>
          <w:tcPr>
            <w:tcW w:w="2888" w:type="pct"/>
          </w:tcPr>
          <w:p w:rsidR="00466E91" w:rsidRPr="006A7DA8" w:rsidRDefault="00466E91" w:rsidP="00991A87">
            <w:pPr>
              <w:jc w:val="center"/>
              <w:rPr>
                <w:b/>
                <w:bCs/>
              </w:rPr>
            </w:pPr>
            <w:r w:rsidRPr="006A7DA8">
              <w:rPr>
                <w:b/>
                <w:bCs/>
                <w:cs/>
              </w:rPr>
              <w:t>ความหมาย</w:t>
            </w:r>
          </w:p>
        </w:tc>
      </w:tr>
      <w:tr w:rsidR="00961ABB" w:rsidRPr="007E1467" w:rsidTr="001D32B0">
        <w:tc>
          <w:tcPr>
            <w:tcW w:w="539" w:type="pct"/>
          </w:tcPr>
          <w:p w:rsidR="009F7F5E" w:rsidRPr="007E1467" w:rsidRDefault="009F7F5E" w:rsidP="00991A87">
            <w:pPr>
              <w:jc w:val="center"/>
              <w:rPr>
                <w:cs/>
              </w:rPr>
            </w:pPr>
            <w:r w:rsidRPr="007E1467">
              <w:rPr>
                <w:cs/>
              </w:rPr>
              <w:t>4.</w:t>
            </w:r>
          </w:p>
        </w:tc>
        <w:tc>
          <w:tcPr>
            <w:tcW w:w="1573" w:type="pct"/>
          </w:tcPr>
          <w:p w:rsidR="009F7F5E" w:rsidRPr="007E1467" w:rsidRDefault="00323873" w:rsidP="00991A87">
            <w:pPr>
              <w:jc w:val="both"/>
            </w:pPr>
            <w:r w:rsidRPr="007E1467">
              <w:t>XXX</w:t>
            </w:r>
          </w:p>
        </w:tc>
        <w:tc>
          <w:tcPr>
            <w:tcW w:w="2888" w:type="pct"/>
          </w:tcPr>
          <w:p w:rsidR="009F7F5E" w:rsidRPr="007E1467" w:rsidRDefault="00637E94" w:rsidP="00991A87">
            <w:r w:rsidRPr="007E1467">
              <w:t>XXX</w:t>
            </w:r>
          </w:p>
        </w:tc>
      </w:tr>
      <w:tr w:rsidR="00961ABB" w:rsidRPr="007E1467" w:rsidTr="001D32B0">
        <w:tc>
          <w:tcPr>
            <w:tcW w:w="539" w:type="pct"/>
          </w:tcPr>
          <w:p w:rsidR="009F7F5E" w:rsidRPr="007E1467" w:rsidRDefault="009F7F5E" w:rsidP="00991A87">
            <w:pPr>
              <w:jc w:val="center"/>
              <w:rPr>
                <w:cs/>
              </w:rPr>
            </w:pPr>
            <w:r w:rsidRPr="007E1467">
              <w:rPr>
                <w:cs/>
              </w:rPr>
              <w:t>5.</w:t>
            </w:r>
          </w:p>
        </w:tc>
        <w:tc>
          <w:tcPr>
            <w:tcW w:w="1573" w:type="pct"/>
          </w:tcPr>
          <w:p w:rsidR="009F7F5E" w:rsidRPr="007E1467" w:rsidRDefault="00637E94" w:rsidP="00991A87">
            <w:pPr>
              <w:jc w:val="both"/>
            </w:pPr>
            <w:r w:rsidRPr="007E1467">
              <w:t>XXX</w:t>
            </w:r>
          </w:p>
        </w:tc>
        <w:tc>
          <w:tcPr>
            <w:tcW w:w="2888" w:type="pct"/>
          </w:tcPr>
          <w:p w:rsidR="009F7F5E" w:rsidRPr="007E1467" w:rsidRDefault="00637E94" w:rsidP="00991A87">
            <w:r w:rsidRPr="007E1467">
              <w:t>XXX</w:t>
            </w:r>
          </w:p>
        </w:tc>
      </w:tr>
      <w:tr w:rsidR="00961ABB" w:rsidRPr="007E1467" w:rsidTr="001D32B0">
        <w:tc>
          <w:tcPr>
            <w:tcW w:w="539" w:type="pct"/>
          </w:tcPr>
          <w:p w:rsidR="009F7F5E" w:rsidRPr="007E1467" w:rsidRDefault="009F7F5E" w:rsidP="00991A87">
            <w:pPr>
              <w:jc w:val="center"/>
              <w:rPr>
                <w:cs/>
              </w:rPr>
            </w:pPr>
            <w:r w:rsidRPr="007E1467">
              <w:t>6</w:t>
            </w:r>
            <w:r w:rsidRPr="007E1467">
              <w:rPr>
                <w:cs/>
              </w:rPr>
              <w:t>.</w:t>
            </w:r>
          </w:p>
        </w:tc>
        <w:tc>
          <w:tcPr>
            <w:tcW w:w="1573" w:type="pct"/>
          </w:tcPr>
          <w:p w:rsidR="009F7F5E" w:rsidRPr="007E1467" w:rsidRDefault="00637E94" w:rsidP="00991A87">
            <w:pPr>
              <w:jc w:val="both"/>
            </w:pPr>
            <w:r w:rsidRPr="007E1467">
              <w:t>XXX</w:t>
            </w:r>
          </w:p>
        </w:tc>
        <w:tc>
          <w:tcPr>
            <w:tcW w:w="2888" w:type="pct"/>
          </w:tcPr>
          <w:p w:rsidR="009F7F5E" w:rsidRPr="007E1467" w:rsidRDefault="00637E94" w:rsidP="00991A87">
            <w:r w:rsidRPr="007E1467">
              <w:t>XXX</w:t>
            </w:r>
          </w:p>
        </w:tc>
      </w:tr>
    </w:tbl>
    <w:p w:rsidR="001C2674" w:rsidRPr="007E1467" w:rsidDel="007E36B6" w:rsidRDefault="001C2674">
      <w:pPr>
        <w:spacing w:line="240" w:lineRule="auto"/>
        <w:rPr>
          <w:del w:id="352" w:author="Pahommie" w:date="2014-11-05T17:16:00Z"/>
        </w:rPr>
        <w:pPrChange w:id="353" w:author="Pahommie" w:date="2014-11-05T17:16:00Z">
          <w:pPr>
            <w:ind w:firstLine="576"/>
          </w:pPr>
        </w:pPrChange>
      </w:pPr>
    </w:p>
    <w:p w:rsidR="001C2674" w:rsidRPr="007E1467" w:rsidDel="007E36B6" w:rsidRDefault="001C2674">
      <w:pPr>
        <w:pStyle w:val="Heading2"/>
        <w:spacing w:before="0"/>
        <w:ind w:left="0" w:firstLine="0"/>
        <w:rPr>
          <w:del w:id="354" w:author="Pahommie" w:date="2014-11-05T17:16:00Z"/>
          <w:b w:val="0"/>
          <w:bCs w:val="0"/>
          <w:sz w:val="32"/>
          <w:szCs w:val="32"/>
        </w:rPr>
        <w:pPrChange w:id="355" w:author="Pahommie" w:date="2014-11-05T17:16:00Z">
          <w:pPr>
            <w:pStyle w:val="Heading2"/>
          </w:pPr>
        </w:pPrChange>
      </w:pPr>
      <w:bookmarkStart w:id="356" w:name="_Toc399842566"/>
      <w:del w:id="357" w:author="Pahommie" w:date="2014-11-05T17:16:00Z">
        <w:r w:rsidRPr="007E1467" w:rsidDel="007E36B6">
          <w:rPr>
            <w:b w:val="0"/>
            <w:bCs w:val="0"/>
            <w:sz w:val="32"/>
            <w:szCs w:val="32"/>
            <w:cs/>
          </w:rPr>
          <w:delText xml:space="preserve">การศึกษาการทำงานของ </w:delText>
        </w:r>
      </w:del>
      <w:del w:id="358" w:author="Pahommie" w:date="2014-11-05T17:14:00Z">
        <w:r w:rsidRPr="007E1467" w:rsidDel="004527AA">
          <w:rPr>
            <w:b w:val="0"/>
            <w:bCs w:val="0"/>
            <w:sz w:val="32"/>
            <w:szCs w:val="32"/>
            <w:cs/>
          </w:rPr>
          <w:delText xml:space="preserve">[ชื่อระบบที่ </w:delText>
        </w:r>
        <w:r w:rsidRPr="007E1467" w:rsidDel="004527AA">
          <w:rPr>
            <w:b w:val="0"/>
            <w:bCs w:val="0"/>
            <w:sz w:val="32"/>
            <w:szCs w:val="32"/>
          </w:rPr>
          <w:delText>1</w:delText>
        </w:r>
        <w:r w:rsidRPr="007E1467" w:rsidDel="004527AA">
          <w:rPr>
            <w:b w:val="0"/>
            <w:bCs w:val="0"/>
            <w:sz w:val="32"/>
            <w:szCs w:val="32"/>
            <w:cs/>
          </w:rPr>
          <w:delText>]</w:delText>
        </w:r>
      </w:del>
      <w:bookmarkEnd w:id="356"/>
    </w:p>
    <w:p w:rsidR="001C2674" w:rsidRPr="007E1467" w:rsidDel="007E36B6" w:rsidRDefault="001C2674" w:rsidP="00991A87">
      <w:pPr>
        <w:spacing w:after="0" w:line="240" w:lineRule="auto"/>
        <w:rPr>
          <w:del w:id="359" w:author="Pahommie" w:date="2014-11-05T17:16:00Z"/>
        </w:rPr>
      </w:pPr>
      <w:del w:id="360" w:author="Pahommie" w:date="2014-11-05T17:14:00Z">
        <w:r w:rsidRPr="007E1467" w:rsidDel="004527AA">
          <w:rPr>
            <w:cs/>
          </w:rPr>
          <w:delText>กรณีที่นิสิตทำงานระบบสารสนเทศ ในหัวข้อนี้ให้เขียนการศึกษางานเดิมหรือระบบสารสนเท</w:delText>
        </w:r>
      </w:del>
      <w:del w:id="361" w:author="Pahommie" w:date="2014-11-05T17:12:00Z">
        <w:r w:rsidRPr="007E1467" w:rsidDel="004527AA">
          <w:rPr>
            <w:cs/>
          </w:rPr>
          <w:delText>ศที่เกี่ยวข้อง</w:delText>
        </w:r>
      </w:del>
    </w:p>
    <w:p w:rsidR="001C2674" w:rsidRPr="007E1467" w:rsidDel="007E36B6" w:rsidRDefault="001C2674">
      <w:pPr>
        <w:pStyle w:val="Heading3"/>
        <w:ind w:left="0" w:firstLine="0"/>
        <w:rPr>
          <w:del w:id="362" w:author="Pahommie" w:date="2014-11-05T17:16:00Z"/>
          <w:b w:val="0"/>
          <w:bCs w:val="0"/>
        </w:rPr>
        <w:pPrChange w:id="363" w:author="Pahommie" w:date="2014-11-05T17:16:00Z">
          <w:pPr>
            <w:pStyle w:val="Heading3"/>
          </w:pPr>
        </w:pPrChange>
      </w:pPr>
      <w:del w:id="364" w:author="Pahommie" w:date="2014-11-05T17:16:00Z">
        <w:r w:rsidRPr="007E1467" w:rsidDel="007E36B6">
          <w:rPr>
            <w:b w:val="0"/>
            <w:bCs w:val="0"/>
            <w:cs/>
          </w:rPr>
          <w:delText>ขั้นตอนการทำงานของซอฟต์แวร์หรือระบบเดิม</w:delText>
        </w:r>
      </w:del>
    </w:p>
    <w:p w:rsidR="00E0013C" w:rsidRPr="007E1467" w:rsidDel="007E36B6" w:rsidRDefault="00E0013C">
      <w:pPr>
        <w:spacing w:after="0" w:line="240" w:lineRule="auto"/>
        <w:rPr>
          <w:ins w:id="365" w:author="jane" w:date="2014-10-12T21:26:00Z"/>
          <w:del w:id="366" w:author="Pahommie" w:date="2014-11-05T17:16:00Z"/>
        </w:rPr>
        <w:pPrChange w:id="367" w:author="Pahommie" w:date="2014-11-05T17:16:00Z">
          <w:pPr>
            <w:ind w:firstLine="720"/>
          </w:pPr>
        </w:pPrChange>
      </w:pPr>
      <w:ins w:id="368" w:author="jane" w:date="2014-10-12T21:26:00Z">
        <w:del w:id="369" w:author="Pahommie" w:date="2014-11-05T17:16:00Z">
          <w:r w:rsidRPr="007E1467" w:rsidDel="007E36B6">
            <w:rPr>
              <w:cs/>
            </w:rPr>
            <w:delText>เป็นการบรรยายขั้นตอนการทำงานของซอฟต์แวร์หรือระบบงานเดิมที่ได้เคยมีและใช้งานก่อนที่จะปรับมาใช้ระบบใหม่ได้นิสิตได้รับมอบหมายให้ดำเนินการ การนำเสนอจะอยู่ในลักษณะการบรรยายหรือนำเสนอในรูปแบบของแผนภาพลำดับการทำงานก็ได้</w:delText>
          </w:r>
        </w:del>
      </w:ins>
    </w:p>
    <w:p w:rsidR="00E0013C" w:rsidRPr="007E1467" w:rsidDel="007E36B6" w:rsidRDefault="00E0013C">
      <w:pPr>
        <w:pStyle w:val="Heading3"/>
        <w:numPr>
          <w:ilvl w:val="2"/>
          <w:numId w:val="1"/>
        </w:numPr>
        <w:spacing w:before="0"/>
        <w:ind w:left="0" w:firstLine="0"/>
        <w:rPr>
          <w:ins w:id="370" w:author="jane" w:date="2014-10-12T21:26:00Z"/>
          <w:del w:id="371" w:author="Pahommie" w:date="2014-11-05T17:16:00Z"/>
          <w:b w:val="0"/>
          <w:bCs w:val="0"/>
        </w:rPr>
        <w:pPrChange w:id="372" w:author="Pahommie" w:date="2014-11-05T17:16:00Z">
          <w:pPr>
            <w:pStyle w:val="Heading3"/>
            <w:numPr>
              <w:numId w:val="2"/>
            </w:numPr>
            <w:jc w:val="thaiDistribute"/>
          </w:pPr>
        </w:pPrChange>
      </w:pPr>
      <w:ins w:id="373" w:author="jane" w:date="2014-10-12T21:26:00Z">
        <w:del w:id="374" w:author="Pahommie" w:date="2014-11-05T17:16:00Z">
          <w:r w:rsidRPr="007E1467" w:rsidDel="007E36B6">
            <w:rPr>
              <w:b w:val="0"/>
              <w:bCs w:val="0"/>
              <w:cs/>
            </w:rPr>
            <w:delText>หน้าจอของซอฟต์แวร์หรือระบบเดิม (ถ้ามี)</w:delText>
          </w:r>
        </w:del>
      </w:ins>
    </w:p>
    <w:p w:rsidR="00D72D9E" w:rsidRPr="007E1467" w:rsidRDefault="00E0013C">
      <w:pPr>
        <w:spacing w:after="0" w:line="240" w:lineRule="auto"/>
        <w:rPr>
          <w:ins w:id="375" w:author="jane" w:date="2014-10-12T21:26:00Z"/>
        </w:rPr>
        <w:pPrChange w:id="376" w:author="Pahommie" w:date="2014-11-05T17:16:00Z">
          <w:pPr>
            <w:ind w:firstLine="576"/>
          </w:pPr>
        </w:pPrChange>
      </w:pPr>
      <w:ins w:id="377" w:author="jane" w:date="2014-10-12T21:26:00Z">
        <w:del w:id="378" w:author="Pahommie" w:date="2014-11-05T17:16:00Z">
          <w:r w:rsidRPr="007E1467" w:rsidDel="007E36B6">
            <w:rPr>
              <w:cs/>
            </w:rPr>
            <w:delText xml:space="preserve">ทั้งนี้ หากสถานประกอบการนั้นๆ ไม่อนุญาตให้นำหน้าจอหรือขั้นตอนการทำงานของระบบเดิมออกมา นิสิตอาจทำเป็น </w:delText>
          </w:r>
          <w:r w:rsidRPr="007E1467" w:rsidDel="007E36B6">
            <w:delText>Mock</w:delText>
          </w:r>
          <w:r w:rsidRPr="007E1467" w:rsidDel="007E36B6">
            <w:rPr>
              <w:cs/>
            </w:rPr>
            <w:delText>-</w:delText>
          </w:r>
          <w:r w:rsidRPr="007E1467" w:rsidDel="007E36B6">
            <w:delText>up</w:delText>
          </w:r>
          <w:r w:rsidRPr="007E1467" w:rsidDel="007E36B6">
            <w:rPr>
              <w:cs/>
            </w:rPr>
            <w:delText xml:space="preserve"> หน้าจอคร่าวๆ เพื่อประกอบการบรรยายได้ (โดยได้รับการตรวจสอบเอกสารนี้จากพนักงานพี่เลี้ยงก่อน)</w:delText>
          </w:r>
        </w:del>
      </w:ins>
    </w:p>
    <w:p w:rsidR="001C2674" w:rsidRPr="007E1467" w:rsidRDefault="009F7F5E" w:rsidP="00991A87">
      <w:pPr>
        <w:pStyle w:val="Heading2"/>
      </w:pPr>
      <w:bookmarkStart w:id="379" w:name="_Toc404714975"/>
      <w:bookmarkStart w:id="380" w:name="_Toc407575464"/>
      <w:bookmarkStart w:id="381" w:name="_Toc409387137"/>
      <w:bookmarkStart w:id="382" w:name="_Toc410779722"/>
      <w:bookmarkStart w:id="383" w:name="_Toc420265829"/>
      <w:bookmarkStart w:id="384" w:name="_Toc487543099"/>
      <w:bookmarkStart w:id="385" w:name="_Toc399842567"/>
      <w:bookmarkEnd w:id="379"/>
      <w:bookmarkEnd w:id="380"/>
      <w:bookmarkEnd w:id="381"/>
      <w:bookmarkEnd w:id="382"/>
      <w:r w:rsidRPr="007E1467">
        <w:rPr>
          <w:cs/>
        </w:rPr>
        <w:t>งานวิจัยหรือบทความที่เกี่ยวข้อง</w:t>
      </w:r>
      <w:bookmarkEnd w:id="383"/>
      <w:bookmarkEnd w:id="384"/>
      <w:del w:id="386" w:author="Pahommie" w:date="2014-11-05T16:46:00Z">
        <w:r w:rsidR="001C2674" w:rsidRPr="007E1467" w:rsidDel="006E0AB5">
          <w:rPr>
            <w:cs/>
          </w:rPr>
          <w:delText xml:space="preserve"> [</w:delText>
        </w:r>
      </w:del>
      <w:del w:id="387" w:author="Pahommie" w:date="2014-11-05T16:45:00Z">
        <w:r w:rsidR="001C2674" w:rsidRPr="007E1467" w:rsidDel="006E0AB5">
          <w:rPr>
            <w:cs/>
          </w:rPr>
          <w:delText xml:space="preserve">ชื่อระบบที่ </w:delText>
        </w:r>
        <w:r w:rsidR="001C2674" w:rsidRPr="007E1467" w:rsidDel="006E0AB5">
          <w:delText>2</w:delText>
        </w:r>
        <w:r w:rsidR="001C2674" w:rsidRPr="007E1467" w:rsidDel="006E0AB5">
          <w:rPr>
            <w:cs/>
          </w:rPr>
          <w:delText>]</w:delText>
        </w:r>
      </w:del>
      <w:bookmarkEnd w:id="385"/>
    </w:p>
    <w:p w:rsidR="00323873" w:rsidRPr="007E1467" w:rsidRDefault="00323873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9F7F5E" w:rsidRPr="007E1467" w:rsidRDefault="00323873" w:rsidP="00991A87">
      <w:pPr>
        <w:pStyle w:val="Heading3"/>
      </w:pPr>
      <w:bookmarkStart w:id="388" w:name="_Toc453667481"/>
      <w:bookmarkStart w:id="389" w:name="_Toc453683040"/>
      <w:bookmarkStart w:id="390" w:name="_Toc453683452"/>
      <w:bookmarkStart w:id="391" w:name="_Toc453683712"/>
      <w:bookmarkStart w:id="392" w:name="_Toc487543100"/>
      <w:r w:rsidRPr="007E1467">
        <w:rPr>
          <w:cs/>
        </w:rPr>
        <w:t>ข้อมูล</w:t>
      </w:r>
      <w:r w:rsidRPr="007E1467">
        <w:t>XXXXXXXXXX</w:t>
      </w:r>
      <w:bookmarkEnd w:id="388"/>
      <w:bookmarkEnd w:id="389"/>
      <w:bookmarkEnd w:id="390"/>
      <w:bookmarkEnd w:id="391"/>
      <w:bookmarkEnd w:id="392"/>
    </w:p>
    <w:p w:rsidR="00323873" w:rsidRPr="007E1467" w:rsidRDefault="00323873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23873" w:rsidRPr="007E1467" w:rsidRDefault="00323873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23873" w:rsidRPr="007E1467" w:rsidRDefault="00323873" w:rsidP="00991A87">
      <w:pPr>
        <w:pStyle w:val="Heading3"/>
      </w:pPr>
      <w:bookmarkStart w:id="393" w:name="_Toc453667482"/>
      <w:bookmarkStart w:id="394" w:name="_Toc453683041"/>
      <w:bookmarkStart w:id="395" w:name="_Toc453683453"/>
      <w:bookmarkStart w:id="396" w:name="_Toc453683713"/>
      <w:bookmarkStart w:id="397" w:name="_Toc487543101"/>
      <w:r w:rsidRPr="007E1467">
        <w:rPr>
          <w:cs/>
        </w:rPr>
        <w:t>ข้อมูล</w:t>
      </w:r>
      <w:r w:rsidRPr="007E1467">
        <w:t>XXXXXXXXXX</w:t>
      </w:r>
      <w:bookmarkEnd w:id="393"/>
      <w:bookmarkEnd w:id="394"/>
      <w:bookmarkEnd w:id="395"/>
      <w:bookmarkEnd w:id="396"/>
      <w:bookmarkEnd w:id="397"/>
    </w:p>
    <w:p w:rsidR="00323873" w:rsidRPr="007E1467" w:rsidRDefault="00323873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23873" w:rsidRPr="007E1467" w:rsidRDefault="00323873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23873" w:rsidRPr="007E1467" w:rsidRDefault="00323873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23873" w:rsidRPr="007E1467" w:rsidRDefault="00323873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90D12" w:rsidRPr="007E1467" w:rsidRDefault="00323873" w:rsidP="00991A87">
      <w:pPr>
        <w:pStyle w:val="Heading3"/>
      </w:pPr>
      <w:bookmarkStart w:id="398" w:name="_Toc453667483"/>
      <w:bookmarkStart w:id="399" w:name="_Toc453683042"/>
      <w:bookmarkStart w:id="400" w:name="_Toc453683454"/>
      <w:bookmarkStart w:id="401" w:name="_Toc453683714"/>
      <w:bookmarkStart w:id="402" w:name="_Toc487543102"/>
      <w:r w:rsidRPr="007E1467">
        <w:rPr>
          <w:cs/>
        </w:rPr>
        <w:t>ข้อมูล</w:t>
      </w:r>
      <w:r w:rsidRPr="007E1467">
        <w:t>XXXXXXXXXX</w:t>
      </w:r>
      <w:bookmarkEnd w:id="398"/>
      <w:bookmarkEnd w:id="399"/>
      <w:bookmarkEnd w:id="400"/>
      <w:bookmarkEnd w:id="401"/>
      <w:bookmarkEnd w:id="402"/>
    </w:p>
    <w:p w:rsidR="00323873" w:rsidRPr="007E1467" w:rsidRDefault="00323873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23873" w:rsidRPr="007E1467" w:rsidRDefault="00323873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90D12" w:rsidRPr="007E1467" w:rsidRDefault="00323873" w:rsidP="00991A87">
      <w:pPr>
        <w:pStyle w:val="ListParagraph"/>
        <w:numPr>
          <w:ilvl w:val="0"/>
          <w:numId w:val="201"/>
        </w:numPr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ข้อมูลที่ 1</w:t>
      </w:r>
    </w:p>
    <w:p w:rsidR="00323873" w:rsidRPr="007E1467" w:rsidRDefault="00323873" w:rsidP="00991A87">
      <w:pPr>
        <w:spacing w:line="240" w:lineRule="auto"/>
        <w:ind w:firstLine="1440"/>
        <w:rPr>
          <w:color w:val="FF0000"/>
        </w:rPr>
      </w:pPr>
      <w:r w:rsidRPr="007E1467">
        <w:rPr>
          <w:color w:val="FF0000"/>
          <w:cs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90D12" w:rsidRPr="007E1467" w:rsidRDefault="00323873" w:rsidP="00991A87">
      <w:pPr>
        <w:pStyle w:val="ListParagraph"/>
        <w:numPr>
          <w:ilvl w:val="0"/>
          <w:numId w:val="201"/>
        </w:numPr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ข้อมูลที่ 2</w:t>
      </w:r>
    </w:p>
    <w:p w:rsidR="00323873" w:rsidRPr="007E1467" w:rsidRDefault="00323873" w:rsidP="00991A87">
      <w:pPr>
        <w:spacing w:line="240" w:lineRule="auto"/>
        <w:ind w:firstLine="144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90D12" w:rsidRPr="007E1467" w:rsidRDefault="00323873" w:rsidP="00991A87">
      <w:pPr>
        <w:pStyle w:val="ListParagraph"/>
        <w:numPr>
          <w:ilvl w:val="0"/>
          <w:numId w:val="201"/>
        </w:numPr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ข้อมูลที่ 3</w:t>
      </w:r>
    </w:p>
    <w:p w:rsidR="00323873" w:rsidRPr="007E1467" w:rsidRDefault="00323873" w:rsidP="00991A87">
      <w:pPr>
        <w:spacing w:line="240" w:lineRule="auto"/>
        <w:ind w:firstLine="144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1C2674" w:rsidRPr="007E1467" w:rsidDel="00A03129" w:rsidRDefault="001C2674" w:rsidP="00991A87">
      <w:pPr>
        <w:pStyle w:val="Heading2"/>
        <w:rPr>
          <w:del w:id="403" w:author="jane" w:date="2014-10-12T21:27:00Z"/>
        </w:rPr>
      </w:pPr>
      <w:del w:id="404" w:author="jane" w:date="2014-10-12T21:27:00Z">
        <w:r w:rsidRPr="007E1467" w:rsidDel="00A03129">
          <w:rPr>
            <w:cs/>
          </w:rPr>
          <w:delText>กรณีที่นิสิตต้องศึกษาหลายระบบให้เขียนแยกหัวข้อ</w:delText>
        </w:r>
        <w:bookmarkStart w:id="405" w:name="_Toc404714979"/>
        <w:bookmarkStart w:id="406" w:name="_Toc407575468"/>
        <w:bookmarkStart w:id="407" w:name="_Toc409387141"/>
        <w:bookmarkStart w:id="408" w:name="_Toc410779726"/>
        <w:bookmarkStart w:id="409" w:name="_Toc413337331"/>
        <w:bookmarkStart w:id="410" w:name="_Toc413338046"/>
        <w:bookmarkStart w:id="411" w:name="_Toc420387321"/>
        <w:bookmarkStart w:id="412" w:name="_Toc420485917"/>
        <w:bookmarkStart w:id="413" w:name="_Toc420524915"/>
        <w:bookmarkStart w:id="414" w:name="_Toc420525074"/>
        <w:bookmarkStart w:id="415" w:name="_Toc420734883"/>
        <w:bookmarkStart w:id="416" w:name="_Toc420738586"/>
        <w:bookmarkStart w:id="417" w:name="_Toc420739156"/>
        <w:bookmarkStart w:id="418" w:name="_Toc420739376"/>
        <w:bookmarkStart w:id="419" w:name="_Toc420740490"/>
        <w:bookmarkStart w:id="420" w:name="_Toc424817237"/>
        <w:bookmarkStart w:id="421" w:name="_Toc424817919"/>
        <w:bookmarkStart w:id="422" w:name="_Toc453667217"/>
        <w:bookmarkStart w:id="423" w:name="_Toc453667484"/>
        <w:bookmarkStart w:id="424" w:name="_Toc453683043"/>
        <w:bookmarkStart w:id="425" w:name="_Toc453683383"/>
        <w:bookmarkStart w:id="426" w:name="_Toc453683455"/>
        <w:bookmarkStart w:id="427" w:name="_Toc453683715"/>
        <w:bookmarkStart w:id="428" w:name="_Toc487543103"/>
        <w:bookmarkEnd w:id="405"/>
        <w:bookmarkEnd w:id="406"/>
        <w:bookmarkEnd w:id="407"/>
        <w:bookmarkEnd w:id="408"/>
        <w:bookmarkEnd w:id="409"/>
        <w:bookmarkEnd w:id="410"/>
        <w:bookmarkEnd w:id="411"/>
        <w:bookmarkEnd w:id="412"/>
        <w:bookmarkEnd w:id="413"/>
        <w:bookmarkEnd w:id="414"/>
        <w:bookmarkEnd w:id="415"/>
        <w:bookmarkEnd w:id="416"/>
        <w:bookmarkEnd w:id="417"/>
        <w:bookmarkEnd w:id="418"/>
        <w:bookmarkEnd w:id="419"/>
        <w:bookmarkEnd w:id="420"/>
        <w:bookmarkEnd w:id="421"/>
        <w:bookmarkEnd w:id="422"/>
        <w:bookmarkEnd w:id="423"/>
        <w:bookmarkEnd w:id="424"/>
        <w:bookmarkEnd w:id="425"/>
        <w:bookmarkEnd w:id="426"/>
        <w:bookmarkEnd w:id="427"/>
        <w:bookmarkEnd w:id="428"/>
      </w:del>
    </w:p>
    <w:p w:rsidR="001C2674" w:rsidRPr="007E1467" w:rsidRDefault="00D90D12" w:rsidP="00991A87">
      <w:pPr>
        <w:pStyle w:val="Heading2"/>
      </w:pPr>
      <w:bookmarkStart w:id="429" w:name="_Toc420265875"/>
      <w:bookmarkStart w:id="430" w:name="_Toc487543104"/>
      <w:r w:rsidRPr="007E1467">
        <w:rPr>
          <w:cs/>
        </w:rPr>
        <w:t>ระบบสารสนเทศที่เกี่ยวข้อง</w:t>
      </w:r>
      <w:bookmarkEnd w:id="429"/>
      <w:r w:rsidR="00435F0C" w:rsidRPr="007E1467">
        <w:rPr>
          <w:cs/>
        </w:rPr>
        <w:t xml:space="preserve"> </w:t>
      </w:r>
      <w:r w:rsidR="00435F0C" w:rsidRPr="007E1467">
        <w:rPr>
          <w:color w:val="FF0000"/>
          <w:cs/>
        </w:rPr>
        <w:t>(ถ้ามี)</w:t>
      </w:r>
      <w:bookmarkEnd w:id="430"/>
    </w:p>
    <w:p w:rsidR="00435F0C" w:rsidRPr="007E1467" w:rsidRDefault="00435F0C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1C2674" w:rsidRPr="007E1467" w:rsidRDefault="00435F0C" w:rsidP="00991A87">
      <w:pPr>
        <w:pStyle w:val="Heading3"/>
      </w:pPr>
      <w:bookmarkStart w:id="431" w:name="_Toc453667486"/>
      <w:bookmarkStart w:id="432" w:name="_Toc453683045"/>
      <w:bookmarkStart w:id="433" w:name="_Toc453683457"/>
      <w:bookmarkStart w:id="434" w:name="_Toc453683717"/>
      <w:bookmarkStart w:id="435" w:name="_Toc487543105"/>
      <w:r w:rsidRPr="007E1467">
        <w:rPr>
          <w:cs/>
        </w:rPr>
        <w:t>ชื่อระบบสารสนเทศ (ถ้ามี)</w:t>
      </w:r>
      <w:bookmarkEnd w:id="431"/>
      <w:bookmarkEnd w:id="432"/>
      <w:bookmarkEnd w:id="433"/>
      <w:bookmarkEnd w:id="434"/>
      <w:bookmarkEnd w:id="435"/>
    </w:p>
    <w:p w:rsidR="00435F0C" w:rsidRPr="007E1467" w:rsidRDefault="00435F0C">
      <w:pPr>
        <w:spacing w:line="240" w:lineRule="auto"/>
        <w:ind w:firstLine="720"/>
        <w:rPr>
          <w:color w:val="FF0000"/>
        </w:rPr>
        <w:pPrChange w:id="436" w:author="Pahommie" w:date="2014-11-05T16:13:00Z">
          <w:pPr/>
        </w:pPrChange>
      </w:pPr>
      <w:r w:rsidRPr="007E1467">
        <w:rPr>
          <w:color w:val="FF0000"/>
          <w:cs/>
        </w:rPr>
        <w:t>บรรยายเกี่ยวกับระบบที่เกี่ยวข้อง ว่ามี</w:t>
      </w:r>
      <w:r w:rsidR="00934015" w:rsidRPr="007E1467">
        <w:rPr>
          <w:color w:val="FF0000"/>
          <w:cs/>
        </w:rPr>
        <w:t>ความสำคัญ ประโยชน์ หรือขาดไม่ได้อย่างไร เป็นต้น</w:t>
      </w:r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 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35F0C" w:rsidRPr="007E1467" w:rsidRDefault="00435F0C" w:rsidP="00991A87">
      <w:pPr>
        <w:spacing w:line="240" w:lineRule="auto"/>
        <w:ind w:firstLine="720"/>
      </w:pPr>
    </w:p>
    <w:p w:rsidR="001C2674" w:rsidRPr="007E1467" w:rsidRDefault="00D90D12" w:rsidP="00991A87">
      <w:pPr>
        <w:pStyle w:val="Heading2"/>
      </w:pPr>
      <w:bookmarkStart w:id="437" w:name="_Toc420265877"/>
      <w:bookmarkStart w:id="438" w:name="_Toc487543106"/>
      <w:r w:rsidRPr="007E1467">
        <w:rPr>
          <w:cs/>
        </w:rPr>
        <w:t>เครื่องมือและเทคโนโลยีที่ใช้ใน</w:t>
      </w:r>
      <w:bookmarkEnd w:id="437"/>
      <w:r w:rsidR="003D63AD" w:rsidRPr="007E1467">
        <w:rPr>
          <w:cs/>
        </w:rPr>
        <w:t>การปฏิบัติงาน</w:t>
      </w:r>
      <w:r w:rsidR="00C304B6" w:rsidRPr="007E1467">
        <w:rPr>
          <w:cs/>
        </w:rPr>
        <w:t>สหกิจศึกษา</w:t>
      </w:r>
      <w:bookmarkEnd w:id="438"/>
      <w:del w:id="439" w:author="Pahommie" w:date="2014-11-05T16:13:00Z">
        <w:r w:rsidR="001C2674" w:rsidRPr="007E1467" w:rsidDel="00A1197F">
          <w:rPr>
            <w:cs/>
          </w:rPr>
          <w:delText xml:space="preserve">งานวิจัยหรือบทความวิจัยเรื่องที่ </w:delText>
        </w:r>
        <w:r w:rsidR="001C2674" w:rsidRPr="007E1467" w:rsidDel="00A1197F">
          <w:delText>2</w:delText>
        </w:r>
      </w:del>
    </w:p>
    <w:p w:rsidR="00B719AE" w:rsidRPr="007E1467" w:rsidRDefault="00B719AE">
      <w:pPr>
        <w:spacing w:line="240" w:lineRule="auto"/>
        <w:ind w:firstLine="720"/>
        <w:rPr>
          <w:color w:val="FF0000"/>
        </w:rPr>
        <w:pPrChange w:id="440" w:author="Pahommie" w:date="2014-11-05T17:47:00Z">
          <w:pPr/>
        </w:pPrChange>
      </w:pPr>
      <w:bookmarkStart w:id="441" w:name="_Toc409387145"/>
      <w:bookmarkStart w:id="442" w:name="_Toc410779730"/>
      <w:bookmarkStart w:id="443" w:name="_Toc413338050"/>
      <w:bookmarkStart w:id="444" w:name="_Toc420387325"/>
      <w:bookmarkStart w:id="445" w:name="_Toc420485921"/>
      <w:bookmarkStart w:id="446" w:name="_Toc420525078"/>
      <w:bookmarkStart w:id="447" w:name="_Toc420734887"/>
      <w:bookmarkStart w:id="448" w:name="_Toc420739380"/>
      <w:del w:id="449" w:author="Pahommie" w:date="2014-11-05T17:35:00Z">
        <w:r w:rsidRPr="007E1467" w:rsidDel="00641E24">
          <w:rPr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1197F" w:rsidRPr="007E1467" w:rsidRDefault="00A1197F">
      <w:pPr>
        <w:pStyle w:val="Heading3"/>
        <w:rPr>
          <w:ins w:id="450" w:author="Pahommie" w:date="2014-11-05T16:15:00Z"/>
        </w:rPr>
        <w:pPrChange w:id="451" w:author="Pahommie" w:date="2014-11-05T16:15:00Z">
          <w:pPr/>
        </w:pPrChange>
      </w:pPr>
      <w:bookmarkStart w:id="452" w:name="_Toc453667488"/>
      <w:bookmarkStart w:id="453" w:name="_Toc453683047"/>
      <w:bookmarkStart w:id="454" w:name="_Toc453683459"/>
      <w:bookmarkStart w:id="455" w:name="_Toc453683719"/>
      <w:bookmarkStart w:id="456" w:name="_Toc487543107"/>
      <w:ins w:id="457" w:author="Pahommie" w:date="2014-11-05T16:13:00Z">
        <w:r w:rsidRPr="007E1467">
          <w:rPr>
            <w:cs/>
          </w:rPr>
          <w:t>ภาษาที่ใช้ในการพัฒนา</w:t>
        </w:r>
      </w:ins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52"/>
      <w:bookmarkEnd w:id="453"/>
      <w:bookmarkEnd w:id="454"/>
      <w:bookmarkEnd w:id="455"/>
      <w:bookmarkEnd w:id="456"/>
    </w:p>
    <w:p w:rsidR="00B719AE" w:rsidRPr="007E1467" w:rsidRDefault="00B719AE">
      <w:pPr>
        <w:spacing w:line="240" w:lineRule="auto"/>
        <w:ind w:firstLine="720"/>
        <w:rPr>
          <w:color w:val="FF0000"/>
        </w:rPr>
        <w:pPrChange w:id="458" w:author="Pahommie" w:date="2014-11-05T17:47:00Z">
          <w:pPr/>
        </w:pPrChange>
      </w:pPr>
      <w:bookmarkStart w:id="459" w:name="_Toc409752780"/>
      <w:bookmarkStart w:id="460" w:name="_Toc409753192"/>
      <w:bookmarkStart w:id="461" w:name="_Toc416273386"/>
      <w:bookmarkStart w:id="462" w:name="_Toc416341184"/>
      <w:bookmarkStart w:id="463" w:name="_Toc420265881"/>
      <w:bookmarkStart w:id="464" w:name="_Toc420387326"/>
      <w:bookmarkStart w:id="465" w:name="_Toc420485922"/>
      <w:bookmarkStart w:id="466" w:name="_Toc420525079"/>
      <w:bookmarkStart w:id="467" w:name="_Toc420734888"/>
      <w:bookmarkStart w:id="468" w:name="_Toc420739381"/>
      <w:del w:id="469" w:author="Pahommie" w:date="2014-11-05T17:35:00Z">
        <w:r w:rsidRPr="007E1467" w:rsidDel="00641E24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B719AE" w:rsidRPr="007E1467" w:rsidRDefault="00B719AE" w:rsidP="00991A87">
      <w:pPr>
        <w:pStyle w:val="ListParagraph"/>
        <w:numPr>
          <w:ilvl w:val="0"/>
          <w:numId w:val="205"/>
        </w:numPr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ภาษา 1</w:t>
      </w:r>
    </w:p>
    <w:p w:rsidR="00B719AE" w:rsidRPr="007E1467" w:rsidRDefault="00B719AE">
      <w:pPr>
        <w:spacing w:line="240" w:lineRule="auto"/>
        <w:ind w:firstLine="720"/>
        <w:rPr>
          <w:color w:val="FF0000"/>
        </w:rPr>
        <w:pPrChange w:id="470" w:author="Pahommie" w:date="2014-11-05T17:47:00Z">
          <w:pPr/>
        </w:pPrChange>
      </w:pPr>
      <w:del w:id="471" w:author="Pahommie" w:date="2014-11-05T17:35:00Z">
        <w:r w:rsidRPr="007E1467" w:rsidDel="00641E24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B719AE" w:rsidRPr="007E1467" w:rsidRDefault="00B719AE" w:rsidP="00991A87">
      <w:pPr>
        <w:pStyle w:val="ListParagraph"/>
        <w:numPr>
          <w:ilvl w:val="0"/>
          <w:numId w:val="205"/>
        </w:numPr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ภาษา 2</w:t>
      </w:r>
    </w:p>
    <w:p w:rsidR="00B719AE" w:rsidRPr="007E1467" w:rsidRDefault="00B719AE">
      <w:pPr>
        <w:spacing w:line="240" w:lineRule="auto"/>
        <w:ind w:firstLine="720"/>
        <w:rPr>
          <w:color w:val="FF0000"/>
        </w:rPr>
        <w:pPrChange w:id="472" w:author="Pahommie" w:date="2014-11-05T17:47:00Z">
          <w:pPr/>
        </w:pPrChange>
      </w:pPr>
      <w:del w:id="473" w:author="Pahommie" w:date="2014-11-05T17:35:00Z">
        <w:r w:rsidRPr="007E1467" w:rsidDel="00641E24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B719AE" w:rsidRPr="007E1467" w:rsidRDefault="00B719AE" w:rsidP="00991A87">
      <w:pPr>
        <w:pStyle w:val="ListParagraph"/>
        <w:numPr>
          <w:ilvl w:val="0"/>
          <w:numId w:val="205"/>
        </w:numPr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ภาษา 3</w:t>
      </w:r>
    </w:p>
    <w:p w:rsidR="00B719AE" w:rsidRPr="007E1467" w:rsidRDefault="00B719AE">
      <w:pPr>
        <w:spacing w:line="240" w:lineRule="auto"/>
        <w:ind w:firstLine="720"/>
        <w:rPr>
          <w:color w:val="FF0000"/>
        </w:rPr>
        <w:pPrChange w:id="474" w:author="Pahommie" w:date="2014-11-05T16:13:00Z">
          <w:pPr/>
        </w:pPrChange>
      </w:pPr>
      <w:r w:rsidRPr="007E1467">
        <w:rPr>
          <w:color w:val="FF0000"/>
          <w:cs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1197F" w:rsidRPr="007E1467" w:rsidRDefault="00D90D12" w:rsidP="00991A87">
      <w:pPr>
        <w:pStyle w:val="Heading3"/>
        <w:rPr>
          <w:ins w:id="475" w:author="Pahommie" w:date="2014-11-05T16:16:00Z"/>
        </w:rPr>
      </w:pPr>
      <w:bookmarkStart w:id="476" w:name="_Toc453667489"/>
      <w:bookmarkStart w:id="477" w:name="_Toc453683048"/>
      <w:bookmarkStart w:id="478" w:name="_Toc453683460"/>
      <w:bookmarkStart w:id="479" w:name="_Toc453683720"/>
      <w:bookmarkStart w:id="480" w:name="_Toc487543108"/>
      <w:r w:rsidRPr="007E1467">
        <w:rPr>
          <w:cs/>
        </w:rPr>
        <w:t>ซอฟต์แวร์ที่ใช้ในการพัฒนา</w:t>
      </w:r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76"/>
      <w:bookmarkEnd w:id="477"/>
      <w:bookmarkEnd w:id="478"/>
      <w:bookmarkEnd w:id="479"/>
      <w:bookmarkEnd w:id="480"/>
    </w:p>
    <w:p w:rsidR="00342A2E" w:rsidRPr="007E1467" w:rsidRDefault="00342A2E">
      <w:pPr>
        <w:spacing w:line="240" w:lineRule="auto"/>
        <w:ind w:firstLine="720"/>
        <w:rPr>
          <w:color w:val="FF0000"/>
        </w:rPr>
        <w:pPrChange w:id="481" w:author="Pahommie" w:date="2014-11-05T17:47:00Z">
          <w:pPr/>
        </w:pPrChange>
      </w:pPr>
      <w:del w:id="482" w:author="Pahommie" w:date="2014-11-05T17:35:00Z">
        <w:r w:rsidRPr="007E1467" w:rsidDel="00641E24">
          <w:rPr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57332" w:rsidRPr="007E1467" w:rsidRDefault="000D379C" w:rsidP="00991A87">
      <w:pPr>
        <w:pStyle w:val="ListParagraph"/>
        <w:numPr>
          <w:ilvl w:val="0"/>
          <w:numId w:val="336"/>
        </w:numPr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โ</w:t>
      </w:r>
      <w:r w:rsidR="00342A2E" w:rsidRPr="007E1467">
        <w:rPr>
          <w:rFonts w:cs="TH SarabunPSK"/>
          <w:color w:val="FF0000"/>
          <w:szCs w:val="32"/>
          <w:cs/>
        </w:rPr>
        <w:t>ปรแกรม 1</w:t>
      </w:r>
    </w:p>
    <w:p w:rsidR="00342A2E" w:rsidRPr="007E1467" w:rsidRDefault="00342A2E">
      <w:pPr>
        <w:spacing w:line="240" w:lineRule="auto"/>
        <w:ind w:firstLine="720"/>
        <w:rPr>
          <w:color w:val="FF0000"/>
        </w:rPr>
        <w:pPrChange w:id="483" w:author="Pahommie" w:date="2014-11-05T17:47:00Z">
          <w:pPr/>
        </w:pPrChange>
      </w:pPr>
      <w:del w:id="484" w:author="Pahommie" w:date="2014-11-05T17:35:00Z">
        <w:r w:rsidRPr="007E1467" w:rsidDel="00641E24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60694C"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57332" w:rsidRPr="007E1467" w:rsidRDefault="00857332" w:rsidP="00991A87">
      <w:pPr>
        <w:pStyle w:val="ListParagraph"/>
        <w:numPr>
          <w:ilvl w:val="0"/>
          <w:numId w:val="336"/>
        </w:numPr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โปรแกรม</w:t>
      </w:r>
      <w:r w:rsidR="00342A2E" w:rsidRPr="007E1467">
        <w:rPr>
          <w:rFonts w:cs="TH SarabunPSK"/>
          <w:color w:val="FF0000"/>
          <w:szCs w:val="32"/>
          <w:cs/>
        </w:rPr>
        <w:t xml:space="preserve"> 2</w:t>
      </w:r>
    </w:p>
    <w:p w:rsidR="00342A2E" w:rsidRPr="007E1467" w:rsidRDefault="00342A2E">
      <w:pPr>
        <w:spacing w:line="240" w:lineRule="auto"/>
        <w:ind w:firstLine="720"/>
        <w:rPr>
          <w:color w:val="FF0000"/>
        </w:rPr>
        <w:pPrChange w:id="485" w:author="Pahommie" w:date="2014-11-05T17:47:00Z">
          <w:pPr/>
        </w:pPrChange>
      </w:pPr>
      <w:del w:id="486" w:author="Pahommie" w:date="2014-11-05T17:35:00Z">
        <w:r w:rsidRPr="007E1467" w:rsidDel="00641E24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60694C"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57332" w:rsidRPr="007E1467" w:rsidRDefault="00857332" w:rsidP="00991A87">
      <w:pPr>
        <w:pStyle w:val="ListParagraph"/>
        <w:numPr>
          <w:ilvl w:val="0"/>
          <w:numId w:val="336"/>
        </w:numPr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 xml:space="preserve">โปรแกรม </w:t>
      </w:r>
      <w:r w:rsidR="0060694C" w:rsidRPr="007E1467">
        <w:rPr>
          <w:rFonts w:cs="TH SarabunPSK"/>
          <w:color w:val="FF0000"/>
          <w:szCs w:val="32"/>
          <w:cs/>
        </w:rPr>
        <w:t>3</w:t>
      </w:r>
    </w:p>
    <w:p w:rsidR="00857332" w:rsidRPr="007E1467" w:rsidRDefault="00342A2E" w:rsidP="00991A87">
      <w:pPr>
        <w:spacing w:line="240" w:lineRule="auto"/>
        <w:ind w:firstLine="720"/>
        <w:rPr>
          <w:ins w:id="487" w:author="Pahommie" w:date="2014-11-05T16:16:00Z"/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Pr="007E1467">
        <w:rPr>
          <w:color w:val="FF0000"/>
          <w:cs/>
        </w:rPr>
        <w:lastRenderedPageBreak/>
        <w:t>…………………………………………………………………</w:t>
      </w:r>
      <w:r w:rsidR="0060694C"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1C2674" w:rsidRPr="007E1467" w:rsidRDefault="00857332">
      <w:pPr>
        <w:pStyle w:val="Heading3"/>
        <w:rPr>
          <w:ins w:id="488" w:author="Pahommie" w:date="2014-11-05T15:16:00Z"/>
        </w:rPr>
        <w:pPrChange w:id="489" w:author="Pahommie" w:date="2014-11-05T16:13:00Z">
          <w:pPr/>
        </w:pPrChange>
      </w:pPr>
      <w:bookmarkStart w:id="490" w:name="_Toc409752781"/>
      <w:bookmarkStart w:id="491" w:name="_Toc409753193"/>
      <w:bookmarkStart w:id="492" w:name="_Toc416273387"/>
      <w:bookmarkStart w:id="493" w:name="_Toc416341185"/>
      <w:bookmarkStart w:id="494" w:name="_Toc420265882"/>
      <w:bookmarkStart w:id="495" w:name="_Toc420387327"/>
      <w:bookmarkStart w:id="496" w:name="_Toc420485923"/>
      <w:bookmarkStart w:id="497" w:name="_Toc420525080"/>
      <w:bookmarkStart w:id="498" w:name="_Toc420734889"/>
      <w:bookmarkStart w:id="499" w:name="_Toc420739382"/>
      <w:bookmarkStart w:id="500" w:name="_Toc453667490"/>
      <w:bookmarkStart w:id="501" w:name="_Toc453683049"/>
      <w:bookmarkStart w:id="502" w:name="_Toc453683461"/>
      <w:bookmarkStart w:id="503" w:name="_Toc453683721"/>
      <w:bookmarkStart w:id="504" w:name="_Toc487543109"/>
      <w:r w:rsidRPr="007E1467">
        <w:rPr>
          <w:cs/>
        </w:rPr>
        <w:t>ลักษณะการจัดการเครื่องแม่ข่าย</w:t>
      </w:r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del w:id="505" w:author="Pahommie" w:date="2014-11-05T16:13:00Z">
        <w:r w:rsidR="001C2674" w:rsidRPr="007E1467" w:rsidDel="00A1197F">
          <w:rPr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</w:p>
    <w:p w:rsidR="00342A2E" w:rsidRPr="007E1467" w:rsidRDefault="00342A2E">
      <w:pPr>
        <w:spacing w:line="240" w:lineRule="auto"/>
        <w:ind w:firstLine="720"/>
        <w:rPr>
          <w:color w:val="FF0000"/>
        </w:rPr>
        <w:pPrChange w:id="506" w:author="Pahommie" w:date="2014-11-05T17:47:00Z">
          <w:pPr/>
        </w:pPrChange>
      </w:pPr>
      <w:bookmarkStart w:id="507" w:name="_Toc399842569"/>
      <w:bookmarkStart w:id="508" w:name="_Toc399842570"/>
      <w:bookmarkStart w:id="509" w:name="_Toc399842572"/>
      <w:bookmarkEnd w:id="507"/>
      <w:bookmarkEnd w:id="508"/>
      <w:del w:id="510" w:author="Pahommie" w:date="2014-11-05T17:35:00Z">
        <w:r w:rsidRPr="007E1467" w:rsidDel="00641E24">
          <w:rPr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42A2E" w:rsidRPr="007E1467" w:rsidRDefault="00342A2E" w:rsidP="00991A87">
      <w:pPr>
        <w:pStyle w:val="Heading1"/>
        <w:spacing w:line="240" w:lineRule="auto"/>
        <w:rPr>
          <w:cs/>
        </w:rPr>
        <w:sectPr w:rsidR="00342A2E" w:rsidRPr="007E1467" w:rsidSect="00991A87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</w:p>
    <w:p w:rsidR="00E272D4" w:rsidRPr="007E1467" w:rsidRDefault="00A87D64" w:rsidP="00991A87">
      <w:pPr>
        <w:pStyle w:val="Heading1"/>
        <w:spacing w:line="240" w:lineRule="auto"/>
      </w:pPr>
      <w:bookmarkStart w:id="511" w:name="_Toc487543110"/>
      <w:r>
        <w:rPr>
          <w:cs/>
        </w:rPr>
        <w:lastRenderedPageBreak/>
        <w:br/>
      </w:r>
      <w:r w:rsidR="00B27644" w:rsidRPr="007E1467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BE6FB8" wp14:editId="38D09CB1">
                <wp:simplePos x="0" y="0"/>
                <wp:positionH relativeFrom="column">
                  <wp:posOffset>5142313</wp:posOffset>
                </wp:positionH>
                <wp:positionV relativeFrom="paragraph">
                  <wp:posOffset>-685220</wp:posOffset>
                </wp:positionV>
                <wp:extent cx="457200" cy="45720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F4EFFE" id="Rectangle 10" o:spid="_x0000_s1026" style="position:absolute;margin-left:404.9pt;margin-top:-53.95pt;width:36pt;height:3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2xQjQIAAIUFAAAOAAAAZHJzL2Uyb0RvYy54bWysVE1v2zAMvQ/YfxB0X50U6T6COkWQosOA&#10;oi2aDj0rshQbkEWNUuJkv36UZDtdV+wwLAeHEslH8onk5dWhNWyv0DdgSz49m3CmrISqsduSf3+6&#10;+fCZMx+ErYQBq0p+VJ5fLd6/u+zcXJ1DDaZSyAjE+nnnSl6H4OZF4WWtWuHPwClLSg3YikBH3BYV&#10;io7QW1OcTyYfiw6wcghSeU+311nJFwlfayXDvdZeBWZKTrmF9MX03cRvsbgU8y0KVzeyT0P8Qxat&#10;aCwFHaGuRRBsh80fUG0jETzocCahLUDrRqpUA1UznbyqZl0Lp1ItRI53I03+/8HKu/0DsqaityN6&#10;rGjpjR6JNWG3RjG6I4I65+dkt3YP2J88ibHag8Y2/lMd7JBIPY6kqkNgki5nF5/ooTiTpOplQilO&#10;zg59+KqgZVEoOVL0RKXY3/qQTQeTGMuDaaqbxph0iH2iVgbZXtALb7bTmDCB/2ZlbLS1EL2yOt4U&#10;sa5cSZLC0ahoZ+yj0kQJ5X6eEknNeAoipFQ2TLOqFpXKsS8m9BuiD2mlXBJgRNYUf8TuAQbLDDJg&#10;5yx7++iqUi+PzpO/JZadR48UGWwYndvGAr4FYKiqPnK2H0jK1ESWNlAdqWEQ8iR5J28aerZb4cOD&#10;QBodemlaB+GePtpAV3LoJc5qwJ9v3Ud76mjSctbRKJbc/9gJVJyZb5Z6/ct0Nouzmw6phTjDl5rN&#10;S43dtSugXpjS4nEyieSMwQyiRmifaWssY1RSCSspdsllwOGwCnlF0N6RarlMZjSvToRbu3YygkdW&#10;Y1s+HZ4Fur53AzX9HQxjK+avWjjbRk8Ly10A3aT+PvHa802znhqn30txmbw8J6vT9lz8AgAA//8D&#10;AFBLAwQUAAYACAAAACEA5JuBFeEAAAAMAQAADwAAAGRycy9kb3ducmV2LnhtbEyPTUvEMBCG74L/&#10;IYzgRXaTGtS2Nl1UELx4cF3EY7YZm7JNUpps2/XXO570+H7wzjPVZnE9m3CMXfAKsrUAhr4JpvOt&#10;gt378yoHFpP2RvfBo4ITRtjU52eVLk2Y/RtO29QyGvGx1ApsSkPJeWwsOh3XYUBP2VcYnU4kx5ab&#10;Uc807np+LcQtd7rzdMHqAZ8sNoft0Sl4PUn5Ml3Jw7zrZNt988/HDxuUurxYHu6BJVzSXxl+8Qkd&#10;amLah6M3kfUKclEQelKwysRdAYwqeZ6RtSdL3hTA64r/f6L+AQAA//8DAFBLAQItABQABgAIAAAA&#10;IQC2gziS/gAAAOEBAAATAAAAAAAAAAAAAAAAAAAAAABbQ29udGVudF9UeXBlc10ueG1sUEsBAi0A&#10;FAAGAAgAAAAhADj9If/WAAAAlAEAAAsAAAAAAAAAAAAAAAAALwEAAF9yZWxzLy5yZWxzUEsBAi0A&#10;FAAGAAgAAAAhAMCbbFCNAgAAhQUAAA4AAAAAAAAAAAAAAAAALgIAAGRycy9lMm9Eb2MueG1sUEsB&#10;Ai0AFAAGAAgAAAAhAOSbgRXhAAAADAEAAA8AAAAAAAAAAAAAAAAA5wQAAGRycy9kb3ducmV2Lnht&#10;bFBLBQYAAAAABAAEAPMAAAD1BQAAAAA=&#10;" fillcolor="white [3212]" stroked="f" strokeweight="1pt"/>
            </w:pict>
          </mc:Fallback>
        </mc:AlternateContent>
      </w:r>
      <w:bookmarkEnd w:id="509"/>
      <w:r w:rsidR="00E272D4" w:rsidRPr="007E1467">
        <w:rPr>
          <w:cs/>
        </w:rPr>
        <w:br/>
        <w:t>รายละเอียดของ</w:t>
      </w:r>
      <w:r w:rsidR="003D63AD" w:rsidRPr="007E1467">
        <w:rPr>
          <w:cs/>
        </w:rPr>
        <w:t>การปฏิบัติงาน</w:t>
      </w:r>
      <w:r w:rsidR="00E272D4" w:rsidRPr="007E1467">
        <w:rPr>
          <w:cs/>
        </w:rPr>
        <w:t>สหกิจศึกษา</w:t>
      </w:r>
      <w:bookmarkEnd w:id="511"/>
    </w:p>
    <w:p w:rsidR="00F31E88" w:rsidRPr="007E1467" w:rsidRDefault="00F31E88" w:rsidP="00991A87">
      <w:pPr>
        <w:spacing w:line="240" w:lineRule="auto"/>
      </w:pPr>
    </w:p>
    <w:p w:rsidR="005F0200" w:rsidRPr="007E1467" w:rsidRDefault="001C2674">
      <w:pPr>
        <w:spacing w:line="240" w:lineRule="auto"/>
        <w:ind w:firstLine="720"/>
        <w:rPr>
          <w:color w:val="FF0000"/>
        </w:rPr>
        <w:pPrChange w:id="512" w:author="Pahommie" w:date="2014-11-05T17:47:00Z">
          <w:pPr/>
        </w:pPrChange>
      </w:pPr>
      <w:del w:id="513" w:author="Pahommie" w:date="2014-11-05T17:35:00Z">
        <w:r w:rsidRPr="007E1467" w:rsidDel="00641E24">
          <w:rPr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="005F0200"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6D0F84" w:rsidRPr="007E1467" w:rsidRDefault="005F0200" w:rsidP="00991A87">
      <w:pPr>
        <w:spacing w:line="240" w:lineRule="auto"/>
        <w:ind w:firstLine="720"/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1C2674" w:rsidRPr="007E1467" w:rsidRDefault="00857332" w:rsidP="00991A87">
      <w:pPr>
        <w:pStyle w:val="Heading2"/>
      </w:pPr>
      <w:bookmarkStart w:id="514" w:name="_Toc420265885"/>
      <w:bookmarkStart w:id="515" w:name="_Toc487543111"/>
      <w:bookmarkStart w:id="516" w:name="_Toc399842573"/>
      <w:r w:rsidRPr="007E1467">
        <w:rPr>
          <w:cs/>
        </w:rPr>
        <w:t>วิเคราะห์และออกแบบการทำงานของระบบสารสนเทศ</w:t>
      </w:r>
      <w:bookmarkEnd w:id="514"/>
      <w:bookmarkEnd w:id="515"/>
      <w:del w:id="517" w:author="Pahommie" w:date="2014-11-05T20:27:00Z">
        <w:r w:rsidR="001C2674" w:rsidRPr="007E1467" w:rsidDel="005D0CD9">
          <w:rPr>
            <w:cs/>
          </w:rPr>
          <w:delText xml:space="preserve"> [ระบบที่ </w:delText>
        </w:r>
        <w:r w:rsidR="001C2674" w:rsidRPr="007E1467" w:rsidDel="005D0CD9">
          <w:delText>1</w:delText>
        </w:r>
        <w:r w:rsidR="001C2674" w:rsidRPr="007E1467" w:rsidDel="005D0CD9">
          <w:rPr>
            <w:cs/>
          </w:rPr>
          <w:delText>]</w:delText>
        </w:r>
      </w:del>
      <w:bookmarkEnd w:id="516"/>
    </w:p>
    <w:p w:rsidR="001C2674" w:rsidRPr="007E1467" w:rsidRDefault="001C2674">
      <w:pPr>
        <w:spacing w:line="240" w:lineRule="auto"/>
        <w:ind w:firstLine="720"/>
        <w:rPr>
          <w:ins w:id="518" w:author="Pahommie" w:date="2014-11-05T20:29:00Z"/>
          <w:color w:val="FF0000"/>
        </w:rPr>
        <w:pPrChange w:id="519" w:author="Pahommie" w:date="2014-11-05T20:28:00Z">
          <w:pPr/>
        </w:pPrChange>
      </w:pPr>
      <w:del w:id="520" w:author="Pahommie" w:date="2014-11-05T20:28:00Z">
        <w:r w:rsidRPr="007E1467" w:rsidDel="005D0CD9">
          <w:rPr>
            <w:cs/>
          </w:rPr>
          <w:delText>การวิเคราะห์ระบบสารสนเทศตามที่ได้รับมอบหมาย ซึ่งในส่วนนี้นิสิตกรณีที่นิสิตทำมากกว่าหนึ่งระบบ ให้เขียนหัวข้อนี้แยกข้อ กรณีที่ทำเพียงบางส่วนให้เขียนบรรยายความระบบสารสนเทศโดยภาพรวม แต่ให้สรุปงานเฉพาะส่วนที่ทำ</w:delText>
        </w:r>
      </w:del>
      <w:r w:rsidR="004348C7"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857332" w:rsidRPr="007E1467">
        <w:rPr>
          <w:cs/>
        </w:rPr>
        <w:t>ดังแผนภาพต่อไปนี้</w:t>
      </w:r>
    </w:p>
    <w:p w:rsidR="00554D84" w:rsidRPr="007E1467" w:rsidRDefault="00857332">
      <w:pPr>
        <w:pStyle w:val="ListParagraph"/>
        <w:numPr>
          <w:ilvl w:val="0"/>
          <w:numId w:val="335"/>
        </w:numPr>
        <w:spacing w:line="240" w:lineRule="auto"/>
        <w:ind w:left="0" w:firstLine="720"/>
        <w:pPrChange w:id="521" w:author="Pahommie" w:date="2014-11-05T20:29:00Z">
          <w:pPr/>
        </w:pPrChange>
      </w:pPr>
      <w:r w:rsidRPr="007E1467">
        <w:rPr>
          <w:rFonts w:cs="TH SarabunPSK"/>
          <w:szCs w:val="32"/>
          <w:cs/>
        </w:rPr>
        <w:t>รายละเอียดแผนภาพยูสเคส (</w:t>
      </w:r>
      <w:r w:rsidRPr="007E1467">
        <w:rPr>
          <w:rFonts w:cs="TH SarabunPSK"/>
          <w:szCs w:val="32"/>
        </w:rPr>
        <w:t>Use Case Diagram</w:t>
      </w:r>
      <w:r w:rsidRPr="007E1467">
        <w:rPr>
          <w:rFonts w:cs="TH SarabunPSK"/>
          <w:szCs w:val="32"/>
          <w:cs/>
        </w:rPr>
        <w:t>)</w:t>
      </w:r>
    </w:p>
    <w:p w:rsidR="0060742F" w:rsidRPr="007E1467" w:rsidRDefault="0060742F" w:rsidP="00991A87">
      <w:pPr>
        <w:pStyle w:val="ListParagraph"/>
        <w:numPr>
          <w:ilvl w:val="0"/>
          <w:numId w:val="335"/>
        </w:numPr>
        <w:spacing w:line="240" w:lineRule="auto"/>
        <w:ind w:left="0" w:firstLine="720"/>
        <w:rPr>
          <w:rFonts w:cs="TH SarabunPSK"/>
          <w:szCs w:val="32"/>
        </w:rPr>
      </w:pPr>
      <w:r w:rsidRPr="007E1467">
        <w:rPr>
          <w:rFonts w:cs="TH SarabunPSK"/>
          <w:szCs w:val="32"/>
          <w:cs/>
        </w:rPr>
        <w:t>รายละเอียดคำอธิบาย</w:t>
      </w:r>
      <w:r w:rsidR="005F15F8" w:rsidRPr="007E1467">
        <w:rPr>
          <w:rFonts w:cs="TH SarabunPSK"/>
          <w:szCs w:val="32"/>
          <w:cs/>
        </w:rPr>
        <w:t>แผนภาพ</w:t>
      </w:r>
      <w:r w:rsidRPr="007E1467">
        <w:rPr>
          <w:rFonts w:cs="TH SarabunPSK"/>
          <w:szCs w:val="32"/>
          <w:cs/>
        </w:rPr>
        <w:t>ยูสเคส (</w:t>
      </w:r>
      <w:r w:rsidRPr="007E1467">
        <w:rPr>
          <w:rFonts w:cs="TH SarabunPSK"/>
          <w:szCs w:val="32"/>
        </w:rPr>
        <w:t>Use Case Description</w:t>
      </w:r>
      <w:r w:rsidRPr="007E1467">
        <w:rPr>
          <w:rFonts w:cs="TH SarabunPSK"/>
          <w:szCs w:val="32"/>
          <w:cs/>
        </w:rPr>
        <w:t>)</w:t>
      </w:r>
    </w:p>
    <w:p w:rsidR="005D0CD9" w:rsidRPr="007E1467" w:rsidRDefault="00857332" w:rsidP="00991A87">
      <w:pPr>
        <w:pStyle w:val="ListParagraph"/>
        <w:numPr>
          <w:ilvl w:val="0"/>
          <w:numId w:val="335"/>
        </w:numPr>
        <w:spacing w:line="240" w:lineRule="auto"/>
        <w:ind w:left="0" w:firstLine="720"/>
        <w:rPr>
          <w:ins w:id="522" w:author="Pahommie" w:date="2014-11-05T21:04:00Z"/>
          <w:rFonts w:cs="TH SarabunPSK"/>
          <w:szCs w:val="32"/>
        </w:rPr>
      </w:pPr>
      <w:r w:rsidRPr="007E1467">
        <w:rPr>
          <w:rFonts w:cs="TH SarabunPSK"/>
          <w:szCs w:val="32"/>
          <w:cs/>
        </w:rPr>
        <w:t>รายละเอียดแผนภาพกิจกรรม (</w:t>
      </w:r>
      <w:r w:rsidRPr="007E1467">
        <w:rPr>
          <w:rFonts w:cs="TH SarabunPSK"/>
          <w:szCs w:val="32"/>
        </w:rPr>
        <w:t>Activity Diagram</w:t>
      </w:r>
      <w:r w:rsidRPr="007E1467">
        <w:rPr>
          <w:rFonts w:cs="TH SarabunPSK"/>
          <w:szCs w:val="32"/>
          <w:cs/>
        </w:rPr>
        <w:t>)</w:t>
      </w:r>
    </w:p>
    <w:p w:rsidR="00D43464" w:rsidRPr="007E1467" w:rsidRDefault="00857332">
      <w:pPr>
        <w:pStyle w:val="ListParagraph"/>
        <w:numPr>
          <w:ilvl w:val="0"/>
          <w:numId w:val="335"/>
        </w:numPr>
        <w:spacing w:line="240" w:lineRule="auto"/>
        <w:ind w:left="0" w:firstLine="720"/>
        <w:pPrChange w:id="523" w:author="Pahommie" w:date="2014-11-05T20:29:00Z">
          <w:pPr/>
        </w:pPrChange>
      </w:pPr>
      <w:r w:rsidRPr="007E1467">
        <w:rPr>
          <w:rFonts w:cs="TH SarabunPSK"/>
          <w:szCs w:val="32"/>
          <w:cs/>
        </w:rPr>
        <w:t>รายละเอียดแผนภาพคลาส (</w:t>
      </w:r>
      <w:r w:rsidRPr="007E1467">
        <w:rPr>
          <w:rFonts w:cs="TH SarabunPSK"/>
          <w:szCs w:val="32"/>
        </w:rPr>
        <w:t>Class Diagram</w:t>
      </w:r>
      <w:r w:rsidRPr="007E1467">
        <w:rPr>
          <w:rFonts w:cs="TH SarabunPSK"/>
          <w:szCs w:val="32"/>
          <w:cs/>
        </w:rPr>
        <w:t>)</w:t>
      </w:r>
    </w:p>
    <w:p w:rsidR="000633CE" w:rsidRPr="007E1467" w:rsidRDefault="000633CE" w:rsidP="00991A87">
      <w:pPr>
        <w:pStyle w:val="ListParagraph"/>
        <w:numPr>
          <w:ilvl w:val="0"/>
          <w:numId w:val="335"/>
        </w:numPr>
        <w:spacing w:line="240" w:lineRule="auto"/>
        <w:ind w:left="0" w:firstLine="720"/>
        <w:rPr>
          <w:ins w:id="524" w:author="Pahommie" w:date="2014-11-05T21:04:00Z"/>
          <w:rFonts w:cs="TH SarabunPSK"/>
          <w:szCs w:val="32"/>
        </w:rPr>
      </w:pPr>
      <w:r w:rsidRPr="007E1467">
        <w:rPr>
          <w:rFonts w:cs="TH SarabunPSK"/>
          <w:szCs w:val="32"/>
          <w:cs/>
        </w:rPr>
        <w:t>รายละเอียดแผนภาพลำดับกิจกรรม (</w:t>
      </w:r>
      <w:r w:rsidRPr="007E1467">
        <w:rPr>
          <w:rFonts w:cs="TH SarabunPSK"/>
          <w:szCs w:val="32"/>
        </w:rPr>
        <w:t>Sequence Diagram</w:t>
      </w:r>
      <w:r w:rsidRPr="007E1467">
        <w:rPr>
          <w:rFonts w:cs="TH SarabunPSK"/>
          <w:szCs w:val="32"/>
          <w:cs/>
        </w:rPr>
        <w:t>)</w:t>
      </w:r>
    </w:p>
    <w:p w:rsidR="00D43464" w:rsidRPr="007E1467" w:rsidRDefault="00857332">
      <w:pPr>
        <w:pStyle w:val="ListParagraph"/>
        <w:numPr>
          <w:ilvl w:val="0"/>
          <w:numId w:val="335"/>
        </w:numPr>
        <w:spacing w:line="240" w:lineRule="auto"/>
        <w:ind w:left="0" w:firstLine="720"/>
        <w:rPr>
          <w:ins w:id="525" w:author="Pahommie" w:date="2014-11-05T21:09:00Z"/>
        </w:rPr>
        <w:pPrChange w:id="526" w:author="Pahommie" w:date="2014-11-05T20:29:00Z">
          <w:pPr/>
        </w:pPrChange>
      </w:pPr>
      <w:r w:rsidRPr="007E1467">
        <w:rPr>
          <w:rFonts w:cs="TH SarabunPSK"/>
          <w:szCs w:val="32"/>
          <w:cs/>
        </w:rPr>
        <w:t>รายละเอียดแผนภาพ</w:t>
      </w:r>
      <w:r w:rsidR="00CE5892" w:rsidRPr="007E1467">
        <w:rPr>
          <w:rFonts w:cs="TH SarabunPSK"/>
          <w:szCs w:val="32"/>
          <w:cs/>
        </w:rPr>
        <w:t>ความสัมพันธ์ของ</w:t>
      </w:r>
      <w:r w:rsidRPr="007E1467">
        <w:rPr>
          <w:rFonts w:cs="TH SarabunPSK"/>
          <w:szCs w:val="32"/>
          <w:cs/>
        </w:rPr>
        <w:t>ข้อมูล (</w:t>
      </w:r>
      <w:r w:rsidRPr="007E1467">
        <w:rPr>
          <w:rFonts w:cs="TH SarabunPSK"/>
          <w:szCs w:val="32"/>
        </w:rPr>
        <w:t>Entity Relationship Diagram</w:t>
      </w:r>
      <w:r w:rsidRPr="007E1467">
        <w:rPr>
          <w:rFonts w:cs="TH SarabunPSK"/>
          <w:szCs w:val="32"/>
          <w:cs/>
        </w:rPr>
        <w:t>)</w:t>
      </w:r>
    </w:p>
    <w:p w:rsidR="007A010A" w:rsidRPr="007E1467" w:rsidRDefault="007A010A" w:rsidP="00991A87">
      <w:pPr>
        <w:spacing w:line="240" w:lineRule="auto"/>
      </w:pPr>
      <w:bookmarkStart w:id="527" w:name="_Toc409752786"/>
      <w:bookmarkStart w:id="528" w:name="_Toc409753198"/>
      <w:bookmarkStart w:id="529" w:name="_Toc416273392"/>
      <w:bookmarkStart w:id="530" w:name="_Toc420265887"/>
      <w:bookmarkStart w:id="531" w:name="_Toc420387330"/>
      <w:bookmarkStart w:id="532" w:name="_Toc420485926"/>
      <w:bookmarkStart w:id="533" w:name="_Toc420525083"/>
      <w:r w:rsidRPr="007E1467">
        <w:rPr>
          <w:color w:val="FFFFFF" w:themeColor="background1"/>
          <w:cs/>
        </w:rPr>
        <w:lastRenderedPageBreak/>
        <w:t>กาดำเนินงานภายในระบบฯ</w:t>
      </w:r>
    </w:p>
    <w:p w:rsidR="00857332" w:rsidRPr="007E1467" w:rsidRDefault="00857332">
      <w:pPr>
        <w:pStyle w:val="Heading3"/>
        <w:pPrChange w:id="534" w:author="Pahommie" w:date="2014-11-25T14:21:00Z">
          <w:pPr/>
        </w:pPrChange>
      </w:pPr>
      <w:bookmarkStart w:id="535" w:name="_Toc420734892"/>
      <w:bookmarkStart w:id="536" w:name="_Toc420739385"/>
      <w:bookmarkStart w:id="537" w:name="_Toc453667493"/>
      <w:bookmarkStart w:id="538" w:name="_Toc453683052"/>
      <w:bookmarkStart w:id="539" w:name="_Toc453683464"/>
      <w:bookmarkStart w:id="540" w:name="_Toc453683724"/>
      <w:bookmarkStart w:id="541" w:name="_Toc487543112"/>
      <w:r w:rsidRPr="007E1467">
        <w:rPr>
          <w:cs/>
        </w:rPr>
        <w:t>รายละเอียดแผนภาพยูสเคส (</w:t>
      </w:r>
      <w:r w:rsidRPr="007E1467">
        <w:t>Use Case Diagram</w:t>
      </w:r>
      <w:r w:rsidRPr="007E1467">
        <w:rPr>
          <w:cs/>
        </w:rPr>
        <w:t>)</w:t>
      </w:r>
      <w:bookmarkEnd w:id="527"/>
      <w:bookmarkEnd w:id="528"/>
      <w:bookmarkEnd w:id="529"/>
      <w:bookmarkEnd w:id="530"/>
      <w:bookmarkEnd w:id="531"/>
      <w:bookmarkEnd w:id="532"/>
      <w:bookmarkEnd w:id="533"/>
      <w:bookmarkEnd w:id="535"/>
      <w:bookmarkEnd w:id="536"/>
      <w:bookmarkEnd w:id="537"/>
      <w:bookmarkEnd w:id="538"/>
      <w:bookmarkEnd w:id="539"/>
      <w:bookmarkEnd w:id="540"/>
      <w:bookmarkEnd w:id="541"/>
    </w:p>
    <w:bookmarkStart w:id="542" w:name="_Toc420387331"/>
    <w:p w:rsidR="004348C7" w:rsidRPr="007E1467" w:rsidRDefault="00880CD4" w:rsidP="00991A87">
      <w:pPr>
        <w:spacing w:line="240" w:lineRule="auto"/>
        <w:ind w:firstLine="720"/>
        <w:rPr>
          <w:color w:val="FFFFFF" w:themeColor="background1"/>
        </w:rPr>
      </w:pPr>
      <w:r w:rsidRPr="007E1467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36180AA4" wp14:editId="535D1556">
                <wp:simplePos x="0" y="0"/>
                <wp:positionH relativeFrom="column">
                  <wp:posOffset>3924300</wp:posOffset>
                </wp:positionH>
                <wp:positionV relativeFrom="paragraph">
                  <wp:posOffset>3542665</wp:posOffset>
                </wp:positionV>
                <wp:extent cx="2360930" cy="534035"/>
                <wp:effectExtent l="0" t="0" r="318" b="0"/>
                <wp:wrapTopAndBottom/>
                <wp:docPr id="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60930" cy="534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6BC5" w:rsidRDefault="00736BC5" w:rsidP="00857332">
                            <w:r>
                              <w:rPr>
                                <w:rFonts w:hint="cs"/>
                                <w:cs/>
                              </w:rPr>
                              <w:t xml:space="preserve">ภาพที่ 3-1  </w:t>
                            </w:r>
                            <w:r w:rsidRPr="008D47B7">
                              <w:rPr>
                                <w:cs/>
                              </w:rPr>
                              <w:t>แผนภาพ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ยูสเคส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180AA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9pt;margin-top:278.95pt;width:185.9pt;height:42.05pt;rotation:-90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WSyEwIAAAIEAAAOAAAAZHJzL2Uyb0RvYy54bWysU9uO2yAQfa/Uf0C8N3acy26skNV2t1tV&#10;2l6k3X4AwThGBYYCiZ1+fQccJVH7VtUPFjDDmXPODOu7wWhykD4osIxOJyUl0gpolN0x+v316d0t&#10;JSFy23ANVjJ6lIHebd6+WfeulhV0oBvpCYLYUPeO0S5GVxdFEJ00PEzASYvBFrzhEbd+VzSe94hu&#10;dFGV5bLowTfOg5Ah4OnjGKSbjN+2UsSvbRtkJJpR5Bbz3+f/Nv2LzZrXO89dp8SJBv8HFoYri0XP&#10;UI88crL36i8oo4SHAG2cCDAFtK0SMmtANdPyDzUvHXcya0FzgjvbFP4frPhy+OaJahi9uaHEcoM9&#10;epVDJO9hIFWyp3ehxqwXh3lxwGNsc5Ya3DOIH4FYeOi43cl776HvJG+Q3jTdLK6ujjghgWz7z9Bg&#10;Gb6PkIGG1hviAXszXWJP8cvHaA7BYti147lTiZnAw2q2LFczDAmMLWbzcrbIFXmdwFIjnA/xowRD&#10;0oJRj5OQUfnhOcRE7pKS0i08Ka3zNGhLekZXi2qRL1xFjIo4rFoZRm9HnvlC0vzBNnkdudLjGgto&#10;ezIh6R4diMN2wMTkzBaaI9qRhaMSfETIswP/i5IeB5LR8HPPvaREf7Jo6Wo6n6cJzpv54qbCjb+O&#10;bK8j3AqEYjRSMi4fYp76Ues9Wt+qbMOFyYkrDlp25/Qo0iRf73PW5elufgMAAP//AwBQSwMEFAAG&#10;AAgAAAAhABp0YZ/eAAAACwEAAA8AAABkcnMvZG93bnJldi54bWxMj81OwzAQhO9IvIO1SFwQdYLa&#10;EkKcih8hcW2Auxtvk4h4HcXbJnl7lhPcZjWjmW+L3ex7dcYxdoEMpKsEFFIdXEeNgc+Pt9sMVGRL&#10;zvaB0MCCEXbl5UVhcxcm2uO54kZJCcXcGmiZh1zrWLfobVyFAUm8Yxi9ZTnHRrvRTlLue32XJFvt&#10;bUey0NoBX1qsv6uTN8Cv3AX3dZMcw37aPC/vVdR+Meb6an56BMU4818YfvEFHUphOoQTuah6A/fb&#10;VNDZwDpdp6Akka03D6AOYmUidFno/z+UPwAAAP//AwBQSwECLQAUAAYACAAAACEAtoM4kv4AAADh&#10;AQAAEwAAAAAAAAAAAAAAAAAAAAAAW0NvbnRlbnRfVHlwZXNdLnhtbFBLAQItABQABgAIAAAAIQA4&#10;/SH/1gAAAJQBAAALAAAAAAAAAAAAAAAAAC8BAABfcmVscy8ucmVsc1BLAQItABQABgAIAAAAIQDK&#10;FWSyEwIAAAIEAAAOAAAAAAAAAAAAAAAAAC4CAABkcnMvZTJvRG9jLnhtbFBLAQItABQABgAIAAAA&#10;IQAadGGf3gAAAAsBAAAPAAAAAAAAAAAAAAAAAG0EAABkcnMvZG93bnJldi54bWxQSwUGAAAAAAQA&#10;BADzAAAAeAUAAAAA&#10;" filled="f" stroked="f">
                <v:textbox>
                  <w:txbxContent>
                    <w:p w:rsidR="00736BC5" w:rsidRDefault="00736BC5" w:rsidP="00857332">
                      <w:r>
                        <w:rPr>
                          <w:rFonts w:hint="cs"/>
                          <w:cs/>
                        </w:rPr>
                        <w:t xml:space="preserve">ภาพที่ 3-1  </w:t>
                      </w:r>
                      <w:r w:rsidRPr="008D47B7">
                        <w:rPr>
                          <w:cs/>
                        </w:rPr>
                        <w:t>แผนภาพ</w:t>
                      </w:r>
                      <w:r>
                        <w:rPr>
                          <w:rFonts w:hint="cs"/>
                          <w:cs/>
                        </w:rPr>
                        <w:t>ยูสเคส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E1467">
        <w:rPr>
          <w:noProof/>
        </w:rPr>
        <w:drawing>
          <wp:anchor distT="0" distB="0" distL="114300" distR="114300" simplePos="0" relativeHeight="251788288" behindDoc="0" locked="0" layoutInCell="1" allowOverlap="1" wp14:anchorId="35086354" wp14:editId="1DD75440">
            <wp:simplePos x="0" y="0"/>
            <wp:positionH relativeFrom="column">
              <wp:posOffset>-690880</wp:posOffset>
            </wp:positionH>
            <wp:positionV relativeFrom="paragraph">
              <wp:posOffset>2161540</wp:posOffset>
            </wp:positionV>
            <wp:extent cx="6515735" cy="4237355"/>
            <wp:effectExtent l="15240" t="22860" r="14605" b="1460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seCase_manageProjec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15735" cy="4237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42"/>
      <w:r w:rsidR="004348C7"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E450CA" w:rsidRPr="007E1467" w:rsidRDefault="0099161B" w:rsidP="00991A87">
      <w:pPr>
        <w:pStyle w:val="a0"/>
        <w:rPr>
          <w:color w:val="FFFFFF" w:themeColor="background1"/>
          <w:cs/>
        </w:rPr>
      </w:pPr>
      <w:bookmarkStart w:id="543" w:name="_Toc424818805"/>
      <w:r w:rsidRPr="007E1467">
        <w:rPr>
          <w:color w:val="FFFFFF" w:themeColor="background1"/>
          <w:cs/>
        </w:rPr>
        <w:t xml:space="preserve">ภาพที่ </w:t>
      </w:r>
      <w:r w:rsidR="00530FE1" w:rsidRPr="007E1467">
        <w:rPr>
          <w:color w:val="FFFFFF" w:themeColor="background1"/>
          <w:cs/>
        </w:rPr>
        <w:fldChar w:fldCharType="begin"/>
      </w:r>
      <w:r w:rsidR="00530FE1" w:rsidRPr="007E1467">
        <w:rPr>
          <w:color w:val="FFFFFF" w:themeColor="background1"/>
          <w:cs/>
        </w:rPr>
        <w:instrText xml:space="preserve"> </w:instrText>
      </w:r>
      <w:r w:rsidR="00530FE1" w:rsidRPr="007E1467">
        <w:rPr>
          <w:color w:val="FFFFFF" w:themeColor="background1"/>
        </w:rPr>
        <w:instrText xml:space="preserve">STYLEREF </w:instrText>
      </w:r>
      <w:r w:rsidR="00530FE1" w:rsidRPr="007E1467">
        <w:rPr>
          <w:color w:val="FFFFFF" w:themeColor="background1"/>
          <w:cs/>
        </w:rPr>
        <w:instrText xml:space="preserve">1 </w:instrText>
      </w:r>
      <w:r w:rsidR="00530FE1" w:rsidRPr="007E1467">
        <w:rPr>
          <w:color w:val="FFFFFF" w:themeColor="background1"/>
        </w:rPr>
        <w:instrText>\s</w:instrText>
      </w:r>
      <w:r w:rsidR="00530FE1" w:rsidRPr="007E1467">
        <w:rPr>
          <w:color w:val="FFFFFF" w:themeColor="background1"/>
          <w:cs/>
        </w:rPr>
        <w:instrText xml:space="preserve"> </w:instrText>
      </w:r>
      <w:r w:rsidR="00530FE1" w:rsidRPr="007E1467">
        <w:rPr>
          <w:color w:val="FFFFFF" w:themeColor="background1"/>
          <w:cs/>
        </w:rPr>
        <w:fldChar w:fldCharType="separate"/>
      </w:r>
      <w:r w:rsidR="00530FE1" w:rsidRPr="007E1467">
        <w:rPr>
          <w:noProof/>
          <w:color w:val="FFFFFF" w:themeColor="background1"/>
          <w:cs/>
        </w:rPr>
        <w:t>3</w:t>
      </w:r>
      <w:r w:rsidR="00530FE1" w:rsidRPr="007E1467">
        <w:rPr>
          <w:color w:val="FFFFFF" w:themeColor="background1"/>
          <w:cs/>
        </w:rPr>
        <w:fldChar w:fldCharType="end"/>
      </w:r>
      <w:r w:rsidR="00530FE1" w:rsidRPr="007E1467">
        <w:rPr>
          <w:color w:val="FFFFFF" w:themeColor="background1"/>
          <w:cs/>
        </w:rPr>
        <w:noBreakHyphen/>
      </w:r>
      <w:r w:rsidR="00530FE1" w:rsidRPr="007E1467">
        <w:rPr>
          <w:color w:val="FFFFFF" w:themeColor="background1"/>
          <w:cs/>
        </w:rPr>
        <w:fldChar w:fldCharType="begin"/>
      </w:r>
      <w:r w:rsidR="00530FE1" w:rsidRPr="007E1467">
        <w:rPr>
          <w:color w:val="FFFFFF" w:themeColor="background1"/>
          <w:cs/>
        </w:rPr>
        <w:instrText xml:space="preserve"> </w:instrText>
      </w:r>
      <w:r w:rsidR="00530FE1" w:rsidRPr="007E1467">
        <w:rPr>
          <w:color w:val="FFFFFF" w:themeColor="background1"/>
        </w:rPr>
        <w:instrText xml:space="preserve">SEQ </w:instrText>
      </w:r>
      <w:r w:rsidR="00530FE1" w:rsidRPr="007E1467">
        <w:rPr>
          <w:color w:val="FFFFFF" w:themeColor="background1"/>
          <w:cs/>
        </w:rPr>
        <w:instrText xml:space="preserve">ภาพที่ </w:instrText>
      </w:r>
      <w:r w:rsidR="00530FE1" w:rsidRPr="007E1467">
        <w:rPr>
          <w:color w:val="FFFFFF" w:themeColor="background1"/>
        </w:rPr>
        <w:instrText>\</w:instrText>
      </w:r>
      <w:r w:rsidR="00530FE1" w:rsidRPr="007E1467">
        <w:rPr>
          <w:color w:val="FFFFFF" w:themeColor="background1"/>
          <w:cs/>
        </w:rPr>
        <w:instrText xml:space="preserve">* </w:instrText>
      </w:r>
      <w:r w:rsidR="00530FE1" w:rsidRPr="007E1467">
        <w:rPr>
          <w:color w:val="FFFFFF" w:themeColor="background1"/>
        </w:rPr>
        <w:instrText xml:space="preserve">ARABIC \s </w:instrText>
      </w:r>
      <w:r w:rsidR="00530FE1" w:rsidRPr="007E1467">
        <w:rPr>
          <w:color w:val="FFFFFF" w:themeColor="background1"/>
          <w:cs/>
        </w:rPr>
        <w:instrText xml:space="preserve">1 </w:instrText>
      </w:r>
      <w:r w:rsidR="00530FE1" w:rsidRPr="007E1467">
        <w:rPr>
          <w:color w:val="FFFFFF" w:themeColor="background1"/>
          <w:cs/>
        </w:rPr>
        <w:fldChar w:fldCharType="separate"/>
      </w:r>
      <w:r w:rsidR="00530FE1" w:rsidRPr="007E1467">
        <w:rPr>
          <w:noProof/>
          <w:color w:val="FFFFFF" w:themeColor="background1"/>
          <w:cs/>
        </w:rPr>
        <w:t>1</w:t>
      </w:r>
      <w:r w:rsidR="00530FE1" w:rsidRPr="007E1467">
        <w:rPr>
          <w:color w:val="FFFFFF" w:themeColor="background1"/>
          <w:cs/>
        </w:rPr>
        <w:fldChar w:fldCharType="end"/>
      </w:r>
      <w:r w:rsidRPr="007E1467">
        <w:rPr>
          <w:color w:val="FFFFFF" w:themeColor="background1"/>
          <w:cs/>
        </w:rPr>
        <w:t xml:space="preserve">  </w:t>
      </w:r>
      <w:r w:rsidR="006B6750" w:rsidRPr="007E1467">
        <w:rPr>
          <w:noProof/>
          <w:color w:val="FFFFFF" w:themeColor="background1"/>
          <w:cs/>
        </w:rPr>
        <w:t>แผนภาพยูสเคส</w:t>
      </w:r>
      <w:bookmarkStart w:id="544" w:name="_Toc409752790"/>
      <w:bookmarkStart w:id="545" w:name="_Toc409753202"/>
      <w:bookmarkStart w:id="546" w:name="_Toc416273396"/>
      <w:bookmarkStart w:id="547" w:name="_Toc420265891"/>
      <w:bookmarkStart w:id="548" w:name="_Toc420387332"/>
      <w:bookmarkStart w:id="549" w:name="_Toc420485927"/>
      <w:bookmarkEnd w:id="543"/>
    </w:p>
    <w:p w:rsidR="005F15F8" w:rsidRPr="007E1467" w:rsidRDefault="005F15F8" w:rsidP="00991A87">
      <w:pPr>
        <w:pStyle w:val="Heading3"/>
        <w:rPr>
          <w:cs/>
        </w:rPr>
      </w:pPr>
      <w:bookmarkStart w:id="550" w:name="_Toc420525084"/>
      <w:bookmarkStart w:id="551" w:name="_Toc420734893"/>
      <w:bookmarkStart w:id="552" w:name="_Toc420739386"/>
      <w:bookmarkStart w:id="553" w:name="_Toc453667494"/>
      <w:bookmarkStart w:id="554" w:name="_Toc453683053"/>
      <w:bookmarkStart w:id="555" w:name="_Toc453683465"/>
      <w:bookmarkStart w:id="556" w:name="_Toc453683725"/>
      <w:bookmarkStart w:id="557" w:name="_Toc487543113"/>
      <w:r w:rsidRPr="007E1467">
        <w:rPr>
          <w:cs/>
        </w:rPr>
        <w:lastRenderedPageBreak/>
        <w:t>รายละเอียดคำอธิบายแผนภาพยูสเคส</w:t>
      </w:r>
      <w:r w:rsidR="00E85EB6" w:rsidRPr="007E1467">
        <w:rPr>
          <w:cs/>
        </w:rPr>
        <w:t xml:space="preserve"> (</w:t>
      </w:r>
      <w:r w:rsidR="00E85EB6" w:rsidRPr="007E1467">
        <w:t>Use Case Description</w:t>
      </w:r>
      <w:r w:rsidR="00E85EB6" w:rsidRPr="007E1467">
        <w:rPr>
          <w:cs/>
        </w:rPr>
        <w:t>)</w:t>
      </w:r>
      <w:bookmarkEnd w:id="550"/>
      <w:bookmarkEnd w:id="551"/>
      <w:bookmarkEnd w:id="552"/>
      <w:bookmarkEnd w:id="553"/>
      <w:bookmarkEnd w:id="554"/>
      <w:bookmarkEnd w:id="555"/>
      <w:bookmarkEnd w:id="556"/>
      <w:bookmarkEnd w:id="557"/>
    </w:p>
    <w:p w:rsidR="002C5C53" w:rsidRPr="007E1467" w:rsidRDefault="002C5C53" w:rsidP="00991A87">
      <w:pPr>
        <w:spacing w:before="0" w:after="0" w:line="240" w:lineRule="auto"/>
        <w:ind w:firstLine="720"/>
      </w:pPr>
    </w:p>
    <w:p w:rsidR="004348C7" w:rsidRPr="007E1467" w:rsidRDefault="004348C7" w:rsidP="00991A87">
      <w:pPr>
        <w:spacing w:line="240" w:lineRule="auto"/>
        <w:ind w:firstLine="720"/>
        <w:rPr>
          <w:color w:val="FF0000"/>
        </w:rPr>
      </w:pPr>
      <w:bookmarkStart w:id="558" w:name="_Toc420526500"/>
      <w:bookmarkStart w:id="559" w:name="_Toc420530172"/>
      <w:bookmarkStart w:id="560" w:name="_Toc420530191"/>
      <w:bookmarkStart w:id="561" w:name="_Toc420530467"/>
      <w:bookmarkStart w:id="562" w:name="_Toc420530486"/>
      <w:bookmarkStart w:id="563" w:name="_Toc420530505"/>
      <w:bookmarkStart w:id="564" w:name="_Toc420530524"/>
      <w:bookmarkStart w:id="565" w:name="_Toc420542599"/>
      <w:bookmarkStart w:id="566" w:name="_Toc420543130"/>
      <w:bookmarkStart w:id="567" w:name="_Toc420543192"/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B569B" w:rsidRPr="007E1467" w:rsidRDefault="008B569B" w:rsidP="00991A87">
      <w:pPr>
        <w:pStyle w:val="a1"/>
      </w:pPr>
      <w:bookmarkStart w:id="568" w:name="_Toc424818443"/>
      <w:bookmarkStart w:id="569" w:name="_Toc487546666"/>
      <w:r w:rsidRPr="007E1467">
        <w:rPr>
          <w:cs/>
        </w:rPr>
        <w:t xml:space="preserve">ตารางที่ </w:t>
      </w:r>
      <w:r w:rsidR="008248EE">
        <w:fldChar w:fldCharType="begin"/>
      </w:r>
      <w:r w:rsidR="008248EE">
        <w:instrText xml:space="preserve"> STYLEREF 1 \s </w:instrText>
      </w:r>
      <w:r w:rsidR="008248EE">
        <w:fldChar w:fldCharType="separate"/>
      </w:r>
      <w:r w:rsidR="00402ED5">
        <w:rPr>
          <w:noProof/>
          <w:cs/>
        </w:rPr>
        <w:t>3</w:t>
      </w:r>
      <w:r w:rsidR="008248EE">
        <w:rPr>
          <w:noProof/>
        </w:rPr>
        <w:fldChar w:fldCharType="end"/>
      </w:r>
      <w:r w:rsidR="00402ED5">
        <w:rPr>
          <w:cs/>
        </w:rPr>
        <w:noBreakHyphen/>
      </w:r>
      <w:r w:rsidR="008248EE">
        <w:fldChar w:fldCharType="begin"/>
      </w:r>
      <w:r w:rsidR="008248EE">
        <w:instrText xml:space="preserve"> SEQ </w:instrText>
      </w:r>
      <w:r w:rsidR="008248EE">
        <w:rPr>
          <w:cs/>
        </w:rPr>
        <w:instrText xml:space="preserve">ตารางที่ </w:instrText>
      </w:r>
      <w:r w:rsidR="008248EE">
        <w:instrText>\</w:instrText>
      </w:r>
      <w:r w:rsidR="008248EE">
        <w:rPr>
          <w:cs/>
        </w:rPr>
        <w:instrText xml:space="preserve">* </w:instrText>
      </w:r>
      <w:r w:rsidR="008248EE">
        <w:instrText xml:space="preserve">ARABIC \s 1 </w:instrText>
      </w:r>
      <w:r w:rsidR="008248EE">
        <w:fldChar w:fldCharType="separate"/>
      </w:r>
      <w:r w:rsidR="00402ED5">
        <w:rPr>
          <w:noProof/>
          <w:cs/>
        </w:rPr>
        <w:t>1</w:t>
      </w:r>
      <w:r w:rsidR="008248EE">
        <w:rPr>
          <w:noProof/>
        </w:rPr>
        <w:fldChar w:fldCharType="end"/>
      </w:r>
      <w:r w:rsidRPr="007E1467">
        <w:rPr>
          <w:cs/>
        </w:rPr>
        <w:t xml:space="preserve">  คำอธิบายยูสเคส</w:t>
      </w:r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r w:rsidR="0099161B" w:rsidRPr="007E1467">
        <w:rPr>
          <w:cs/>
        </w:rPr>
        <w:t xml:space="preserve"> </w:t>
      </w:r>
      <w:r w:rsidR="0099161B" w:rsidRPr="007E1467">
        <w:t>UC01</w:t>
      </w:r>
      <w:bookmarkEnd w:id="568"/>
      <w:bookmarkEnd w:id="569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4459"/>
        <w:gridCol w:w="1860"/>
        <w:gridCol w:w="2553"/>
      </w:tblGrid>
      <w:tr w:rsidR="00890768" w:rsidRPr="007E1467" w:rsidTr="00A97689">
        <w:tc>
          <w:tcPr>
            <w:tcW w:w="2513" w:type="pct"/>
          </w:tcPr>
          <w:p w:rsidR="006A5073" w:rsidRPr="007E1467" w:rsidRDefault="006A5073" w:rsidP="00991A87">
            <w:pPr>
              <w:rPr>
                <w:cs/>
              </w:rPr>
            </w:pPr>
            <w:r w:rsidRPr="007E1467">
              <w:rPr>
                <w:cs/>
              </w:rPr>
              <w:t xml:space="preserve">ชื่อยูสเคส : </w:t>
            </w:r>
            <w:r w:rsidR="00F8636F" w:rsidRPr="007E1467">
              <w:rPr>
                <w:cs/>
                <w:lang w:val="th-TH"/>
              </w:rPr>
              <w:t>ตั้งค่าสิทธิ์จัดการโครงการ</w:t>
            </w:r>
          </w:p>
        </w:tc>
        <w:tc>
          <w:tcPr>
            <w:tcW w:w="1048" w:type="pct"/>
          </w:tcPr>
          <w:p w:rsidR="006A5073" w:rsidRPr="007E1467" w:rsidRDefault="006A5073" w:rsidP="00991A87">
            <w:r w:rsidRPr="007E1467">
              <w:rPr>
                <w:cs/>
              </w:rPr>
              <w:t xml:space="preserve">รหัส </w:t>
            </w:r>
            <w:r w:rsidRPr="007E1467">
              <w:t>UC01</w:t>
            </w:r>
          </w:p>
        </w:tc>
        <w:tc>
          <w:tcPr>
            <w:tcW w:w="1438" w:type="pct"/>
          </w:tcPr>
          <w:p w:rsidR="006A5073" w:rsidRPr="007E1467" w:rsidRDefault="006A5073" w:rsidP="00991A87">
            <w:pPr>
              <w:rPr>
                <w:cs/>
              </w:rPr>
            </w:pPr>
            <w:r w:rsidRPr="007E1467">
              <w:rPr>
                <w:cs/>
              </w:rPr>
              <w:t>ระดับความสำคัญ : สูง (ต่ำ/กลาง/สูง)</w:t>
            </w:r>
          </w:p>
        </w:tc>
      </w:tr>
      <w:tr w:rsidR="00CA09ED" w:rsidRPr="007E1467" w:rsidTr="00A97689">
        <w:tc>
          <w:tcPr>
            <w:tcW w:w="2513" w:type="pct"/>
          </w:tcPr>
          <w:p w:rsidR="006A5073" w:rsidRPr="007E1467" w:rsidRDefault="006A5073" w:rsidP="00991A87">
            <w:pPr>
              <w:rPr>
                <w:cs/>
              </w:rPr>
            </w:pPr>
            <w:r w:rsidRPr="007E1467">
              <w:rPr>
                <w:cs/>
              </w:rPr>
              <w:t xml:space="preserve">ผู้กระทำหลัก : </w:t>
            </w:r>
            <w:r w:rsidR="00F8636F" w:rsidRPr="007E1467">
              <w:rPr>
                <w:cs/>
              </w:rPr>
              <w:t>ผู้ดูแลระบบวิทยาลัย</w:t>
            </w:r>
          </w:p>
        </w:tc>
        <w:tc>
          <w:tcPr>
            <w:tcW w:w="2487" w:type="pct"/>
            <w:gridSpan w:val="2"/>
          </w:tcPr>
          <w:p w:rsidR="006A5073" w:rsidRPr="007E1467" w:rsidRDefault="006A5073" w:rsidP="00991A87">
            <w:pPr>
              <w:rPr>
                <w:cs/>
              </w:rPr>
            </w:pPr>
            <w:r w:rsidRPr="007E1467">
              <w:rPr>
                <w:cs/>
              </w:rPr>
              <w:t>ประเภทยูสเคส : -</w:t>
            </w:r>
          </w:p>
        </w:tc>
      </w:tr>
      <w:tr w:rsidR="006A5073" w:rsidRPr="007E1467" w:rsidTr="00024A88">
        <w:tc>
          <w:tcPr>
            <w:tcW w:w="5000" w:type="pct"/>
            <w:gridSpan w:val="3"/>
          </w:tcPr>
          <w:p w:rsidR="006A5073" w:rsidRPr="007E1467" w:rsidRDefault="006A5073" w:rsidP="00991A87">
            <w:pPr>
              <w:rPr>
                <w:cs/>
              </w:rPr>
            </w:pPr>
            <w:r w:rsidRPr="007E1467">
              <w:rPr>
                <w:cs/>
              </w:rPr>
              <w:t xml:space="preserve">ผู้มีส่วนเกี่ยวข้องและการใช้ประโยชน์ : </w:t>
            </w:r>
            <w:r w:rsidR="00F8636F" w:rsidRPr="007E1467">
              <w:rPr>
                <w:cs/>
              </w:rPr>
              <w:t xml:space="preserve">เจ้าหน้าที่โครงการสถาบัน </w:t>
            </w:r>
            <w:r w:rsidR="00F12917" w:rsidRPr="007E1467">
              <w:rPr>
                <w:cs/>
              </w:rPr>
              <w:t>และ</w:t>
            </w:r>
            <w:r w:rsidR="00F8636F" w:rsidRPr="007E1467">
              <w:rPr>
                <w:cs/>
              </w:rPr>
              <w:t>เจ้าหน้าที่โครงการวิทยาลัย</w:t>
            </w:r>
          </w:p>
        </w:tc>
      </w:tr>
      <w:tr w:rsidR="006A5073" w:rsidRPr="007E1467" w:rsidTr="00024A88">
        <w:tc>
          <w:tcPr>
            <w:tcW w:w="5000" w:type="pct"/>
            <w:gridSpan w:val="3"/>
          </w:tcPr>
          <w:p w:rsidR="006A5073" w:rsidRPr="007E1467" w:rsidRDefault="006A5073" w:rsidP="00991A87">
            <w:pPr>
              <w:rPr>
                <w:cs/>
              </w:rPr>
            </w:pPr>
            <w:r w:rsidRPr="007E1467">
              <w:rPr>
                <w:cs/>
              </w:rPr>
              <w:t xml:space="preserve">คำอธิบาย : </w:t>
            </w:r>
            <w:r w:rsidR="00F22B07" w:rsidRPr="007E1467">
              <w:t>xxxxxxxxxxxxxxxxxxxxxxxxxxxxxxxxx</w:t>
            </w:r>
          </w:p>
        </w:tc>
      </w:tr>
      <w:tr w:rsidR="006A5073" w:rsidRPr="007E1467" w:rsidTr="00024A88">
        <w:tc>
          <w:tcPr>
            <w:tcW w:w="5000" w:type="pct"/>
            <w:gridSpan w:val="3"/>
          </w:tcPr>
          <w:p w:rsidR="006A5073" w:rsidRPr="007E1467" w:rsidRDefault="006A5073" w:rsidP="00991A87">
            <w:pPr>
              <w:rPr>
                <w:cs/>
              </w:rPr>
            </w:pPr>
            <w:r w:rsidRPr="007E1467">
              <w:rPr>
                <w:cs/>
              </w:rPr>
              <w:t>สิ่งกระตุ้น : ภายนอก</w:t>
            </w:r>
          </w:p>
        </w:tc>
      </w:tr>
      <w:tr w:rsidR="006A5073" w:rsidRPr="007E1467" w:rsidTr="00024A88">
        <w:tc>
          <w:tcPr>
            <w:tcW w:w="5000" w:type="pct"/>
            <w:gridSpan w:val="3"/>
          </w:tcPr>
          <w:p w:rsidR="006A5073" w:rsidRPr="007E1467" w:rsidRDefault="006A5073" w:rsidP="00991A87">
            <w:r w:rsidRPr="007E1467">
              <w:rPr>
                <w:cs/>
              </w:rPr>
              <w:t>ความสัมพันธ์ :</w:t>
            </w:r>
          </w:p>
          <w:p w:rsidR="006A5073" w:rsidRPr="007E1467" w:rsidRDefault="006A5073" w:rsidP="00991A87">
            <w:pPr>
              <w:ind w:left="720"/>
              <w:rPr>
                <w:cs/>
              </w:rPr>
            </w:pPr>
            <w:r w:rsidRPr="007E1467">
              <w:rPr>
                <w:cs/>
              </w:rPr>
              <w:t>ความเกี่ยวเนื่อง : -</w:t>
            </w:r>
          </w:p>
          <w:p w:rsidR="006A5073" w:rsidRPr="007E1467" w:rsidRDefault="006A5073" w:rsidP="00991A87">
            <w:pPr>
              <w:ind w:left="720"/>
              <w:rPr>
                <w:cs/>
              </w:rPr>
            </w:pPr>
            <w:r w:rsidRPr="007E1467">
              <w:rPr>
                <w:cs/>
              </w:rPr>
              <w:t>การรวม : -</w:t>
            </w:r>
          </w:p>
          <w:p w:rsidR="006A5073" w:rsidRPr="007E1467" w:rsidRDefault="006A5073" w:rsidP="00991A87">
            <w:pPr>
              <w:ind w:left="720"/>
              <w:rPr>
                <w:cs/>
              </w:rPr>
            </w:pPr>
            <w:r w:rsidRPr="007E1467">
              <w:rPr>
                <w:cs/>
              </w:rPr>
              <w:t>การขยาย : -</w:t>
            </w:r>
          </w:p>
          <w:p w:rsidR="006A5073" w:rsidRPr="007E1467" w:rsidRDefault="006A5073" w:rsidP="00991A87">
            <w:pPr>
              <w:ind w:left="720"/>
            </w:pPr>
            <w:r w:rsidRPr="007E1467">
              <w:rPr>
                <w:cs/>
              </w:rPr>
              <w:t>การรับทอดคุณสมบัติ : -</w:t>
            </w:r>
          </w:p>
        </w:tc>
      </w:tr>
      <w:tr w:rsidR="00CA09ED" w:rsidRPr="007E1467" w:rsidTr="00A97689">
        <w:tc>
          <w:tcPr>
            <w:tcW w:w="2513" w:type="pct"/>
          </w:tcPr>
          <w:p w:rsidR="006A5073" w:rsidRPr="007E1467" w:rsidRDefault="006A5073" w:rsidP="00991A87">
            <w:pPr>
              <w:rPr>
                <w:cs/>
              </w:rPr>
            </w:pPr>
            <w:r w:rsidRPr="007E1467">
              <w:rPr>
                <w:cs/>
              </w:rPr>
              <w:t>เงื่อนไขก่อนการทำงาน</w:t>
            </w:r>
          </w:p>
        </w:tc>
        <w:tc>
          <w:tcPr>
            <w:tcW w:w="2487" w:type="pct"/>
            <w:gridSpan w:val="2"/>
          </w:tcPr>
          <w:p w:rsidR="006A5073" w:rsidRPr="007E1467" w:rsidRDefault="00EA163E" w:rsidP="00991A87">
            <w:r w:rsidRPr="007E1467">
              <w:rPr>
                <w:cs/>
              </w:rPr>
              <w:t>ต้องมีสิทธิ์การเข้าถึงเมนูดังกล่าว (ผู้ดูแลระบบ</w:t>
            </w:r>
            <w:r w:rsidR="00062041" w:rsidRPr="007E1467">
              <w:rPr>
                <w:cs/>
              </w:rPr>
              <w:t>ฯ</w:t>
            </w:r>
            <w:r w:rsidRPr="007E1467">
              <w:rPr>
                <w:cs/>
              </w:rPr>
              <w:t>)</w:t>
            </w:r>
          </w:p>
        </w:tc>
      </w:tr>
      <w:tr w:rsidR="00CA09ED" w:rsidRPr="007E1467" w:rsidTr="00A97689">
        <w:tc>
          <w:tcPr>
            <w:tcW w:w="2513" w:type="pct"/>
          </w:tcPr>
          <w:p w:rsidR="006A5073" w:rsidRPr="007E1467" w:rsidRDefault="006A5073" w:rsidP="00991A87">
            <w:pPr>
              <w:rPr>
                <w:cs/>
              </w:rPr>
            </w:pPr>
            <w:r w:rsidRPr="007E1467">
              <w:rPr>
                <w:cs/>
              </w:rPr>
              <w:t>เงื่อนไขหลังการทำงาน</w:t>
            </w:r>
          </w:p>
        </w:tc>
        <w:tc>
          <w:tcPr>
            <w:tcW w:w="2487" w:type="pct"/>
            <w:gridSpan w:val="2"/>
          </w:tcPr>
          <w:p w:rsidR="006A5073" w:rsidRPr="007E1467" w:rsidRDefault="00C71CBC" w:rsidP="00991A87">
            <w:pPr>
              <w:rPr>
                <w:cs/>
              </w:rPr>
            </w:pPr>
            <w:r w:rsidRPr="007E1467">
              <w:rPr>
                <w:cs/>
              </w:rPr>
              <w:t>ตั้งค่าสิทธิ์การเข้าถึงเมนูที่เกี่ยวข้องกับการจัดการโครงการ</w:t>
            </w:r>
          </w:p>
        </w:tc>
      </w:tr>
      <w:tr w:rsidR="00890768" w:rsidRPr="007E1467" w:rsidTr="00A97689">
        <w:tc>
          <w:tcPr>
            <w:tcW w:w="2513" w:type="pct"/>
          </w:tcPr>
          <w:p w:rsidR="006A5073" w:rsidRPr="007E1467" w:rsidRDefault="006A5073" w:rsidP="00991A87">
            <w:r w:rsidRPr="007E1467">
              <w:rPr>
                <w:cs/>
              </w:rPr>
              <w:t>ขั้นตอนการทำงานปกติ</w:t>
            </w:r>
          </w:p>
        </w:tc>
        <w:tc>
          <w:tcPr>
            <w:tcW w:w="1048" w:type="pct"/>
          </w:tcPr>
          <w:p w:rsidR="006A5073" w:rsidRPr="007E1467" w:rsidRDefault="006A5073" w:rsidP="00991A87">
            <w:pPr>
              <w:jc w:val="center"/>
            </w:pPr>
            <w:r w:rsidRPr="007E1467">
              <w:t>Actor</w:t>
            </w:r>
          </w:p>
        </w:tc>
        <w:tc>
          <w:tcPr>
            <w:tcW w:w="1438" w:type="pct"/>
          </w:tcPr>
          <w:p w:rsidR="006A5073" w:rsidRPr="007E1467" w:rsidRDefault="006A5073" w:rsidP="00991A87">
            <w:pPr>
              <w:jc w:val="center"/>
              <w:rPr>
                <w:cs/>
              </w:rPr>
            </w:pPr>
            <w:r w:rsidRPr="007E1467">
              <w:t>System</w:t>
            </w:r>
          </w:p>
        </w:tc>
      </w:tr>
      <w:tr w:rsidR="00024A88" w:rsidRPr="007E1467" w:rsidTr="00A97689">
        <w:tc>
          <w:tcPr>
            <w:tcW w:w="2513" w:type="pct"/>
          </w:tcPr>
          <w:p w:rsidR="006A5073" w:rsidRPr="007E1467" w:rsidRDefault="006A5073" w:rsidP="00991A87">
            <w:pPr>
              <w:rPr>
                <w:cs/>
              </w:rPr>
            </w:pPr>
          </w:p>
        </w:tc>
        <w:tc>
          <w:tcPr>
            <w:tcW w:w="1048" w:type="pct"/>
          </w:tcPr>
          <w:p w:rsidR="006A5073" w:rsidRPr="007E1467" w:rsidRDefault="00C71CBC" w:rsidP="00991A87">
            <w:pPr>
              <w:pStyle w:val="ListParagraph"/>
              <w:numPr>
                <w:ilvl w:val="0"/>
                <w:numId w:val="295"/>
              </w:numPr>
              <w:spacing w:before="0" w:line="240" w:lineRule="auto"/>
              <w:ind w:left="400"/>
              <w:jc w:val="left"/>
              <w:rPr>
                <w:rFonts w:cs="TH SarabunPSK"/>
                <w:szCs w:val="32"/>
              </w:rPr>
            </w:pPr>
            <w:r w:rsidRPr="007E1467">
              <w:rPr>
                <w:rFonts w:cs="TH SarabunPSK"/>
                <w:szCs w:val="32"/>
                <w:cs/>
              </w:rPr>
              <w:t>ผู้ดูและระบบ  คลิกเมนูตั้งค่าโครงการ</w:t>
            </w:r>
          </w:p>
        </w:tc>
        <w:tc>
          <w:tcPr>
            <w:tcW w:w="1438" w:type="pct"/>
          </w:tcPr>
          <w:p w:rsidR="006A5073" w:rsidRPr="007E1467" w:rsidRDefault="006A5073" w:rsidP="00991A87">
            <w:pPr>
              <w:spacing w:before="0"/>
              <w:jc w:val="left"/>
            </w:pPr>
          </w:p>
        </w:tc>
      </w:tr>
    </w:tbl>
    <w:p w:rsidR="00024A88" w:rsidRPr="007E1467" w:rsidRDefault="00024A88" w:rsidP="00991A87">
      <w:pPr>
        <w:pStyle w:val="a1"/>
      </w:pPr>
      <w:bookmarkStart w:id="570" w:name="_Toc420526501"/>
      <w:bookmarkStart w:id="571" w:name="_Toc420530173"/>
      <w:bookmarkStart w:id="572" w:name="_Toc420530192"/>
      <w:bookmarkStart w:id="573" w:name="_Toc420530468"/>
      <w:bookmarkStart w:id="574" w:name="_Toc420530487"/>
      <w:bookmarkStart w:id="575" w:name="_Toc420530506"/>
      <w:bookmarkStart w:id="576" w:name="_Toc420530525"/>
      <w:bookmarkStart w:id="577" w:name="_Toc420542600"/>
      <w:bookmarkStart w:id="578" w:name="_Toc420543131"/>
      <w:bookmarkStart w:id="579" w:name="_Toc420543193"/>
      <w:bookmarkStart w:id="580" w:name="_Toc424818444"/>
      <w:bookmarkStart w:id="581" w:name="_Toc487546667"/>
      <w:r w:rsidRPr="007E1467">
        <w:rPr>
          <w:cs/>
        </w:rPr>
        <w:t xml:space="preserve">ตารางที่ </w:t>
      </w:r>
      <w:r w:rsidR="008248EE">
        <w:fldChar w:fldCharType="begin"/>
      </w:r>
      <w:r w:rsidR="008248EE">
        <w:instrText xml:space="preserve"> STYLEREF 1 \s </w:instrText>
      </w:r>
      <w:r w:rsidR="008248EE">
        <w:fldChar w:fldCharType="separate"/>
      </w:r>
      <w:r w:rsidR="00402ED5">
        <w:rPr>
          <w:noProof/>
          <w:cs/>
        </w:rPr>
        <w:t>3</w:t>
      </w:r>
      <w:r w:rsidR="008248EE">
        <w:rPr>
          <w:noProof/>
        </w:rPr>
        <w:fldChar w:fldCharType="end"/>
      </w:r>
      <w:r w:rsidR="00402ED5">
        <w:rPr>
          <w:cs/>
        </w:rPr>
        <w:noBreakHyphen/>
      </w:r>
      <w:r w:rsidR="008248EE">
        <w:fldChar w:fldCharType="begin"/>
      </w:r>
      <w:r w:rsidR="008248EE">
        <w:instrText xml:space="preserve"> SEQ </w:instrText>
      </w:r>
      <w:r w:rsidR="008248EE">
        <w:rPr>
          <w:cs/>
        </w:rPr>
        <w:instrText xml:space="preserve">ตารางที่ </w:instrText>
      </w:r>
      <w:r w:rsidR="008248EE">
        <w:instrText>\</w:instrText>
      </w:r>
      <w:r w:rsidR="008248EE">
        <w:rPr>
          <w:cs/>
        </w:rPr>
        <w:instrText xml:space="preserve">* </w:instrText>
      </w:r>
      <w:r w:rsidR="008248EE">
        <w:instrText xml:space="preserve">ARABIC \s 1 </w:instrText>
      </w:r>
      <w:r w:rsidR="008248EE">
        <w:fldChar w:fldCharType="separate"/>
      </w:r>
      <w:r w:rsidR="00402ED5">
        <w:rPr>
          <w:noProof/>
          <w:cs/>
        </w:rPr>
        <w:t>2</w:t>
      </w:r>
      <w:r w:rsidR="008248EE">
        <w:rPr>
          <w:noProof/>
        </w:rPr>
        <w:fldChar w:fldCharType="end"/>
      </w:r>
      <w:r w:rsidRPr="007E1467">
        <w:rPr>
          <w:cs/>
        </w:rPr>
        <w:t xml:space="preserve">  คำอธิบายยูสเคส</w:t>
      </w:r>
      <w:r w:rsidR="0099161B" w:rsidRPr="007E1467">
        <w:t xml:space="preserve"> UC01</w:t>
      </w:r>
      <w:r w:rsidR="00F22B07" w:rsidRPr="007E1467">
        <w:rPr>
          <w:cs/>
        </w:rPr>
        <w:t xml:space="preserve"> (ต่อ</w:t>
      </w:r>
      <w:r w:rsidRPr="007E1467">
        <w:rPr>
          <w:cs/>
        </w:rPr>
        <w:t>)</w:t>
      </w:r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</w:p>
    <w:tbl>
      <w:tblPr>
        <w:tblStyle w:val="TableGrid"/>
        <w:tblW w:w="4937" w:type="pct"/>
        <w:tblLayout w:type="fixed"/>
        <w:tblLook w:val="04A0" w:firstRow="1" w:lastRow="0" w:firstColumn="1" w:lastColumn="0" w:noHBand="0" w:noVBand="1"/>
      </w:tblPr>
      <w:tblGrid>
        <w:gridCol w:w="2383"/>
        <w:gridCol w:w="2940"/>
        <w:gridCol w:w="3437"/>
      </w:tblGrid>
      <w:tr w:rsidR="00024A88" w:rsidRPr="007E1467" w:rsidTr="00646BD2">
        <w:trPr>
          <w:trHeight w:val="605"/>
        </w:trPr>
        <w:tc>
          <w:tcPr>
            <w:tcW w:w="1360" w:type="pct"/>
          </w:tcPr>
          <w:p w:rsidR="00024A88" w:rsidRPr="007E1467" w:rsidRDefault="00024A88" w:rsidP="00991A87">
            <w:r w:rsidRPr="007E1467">
              <w:rPr>
                <w:cs/>
              </w:rPr>
              <w:t>ขั้นตอนการทำงานปกติ</w:t>
            </w:r>
          </w:p>
        </w:tc>
        <w:tc>
          <w:tcPr>
            <w:tcW w:w="1678" w:type="pct"/>
          </w:tcPr>
          <w:p w:rsidR="00024A88" w:rsidRPr="007E1467" w:rsidRDefault="00024A88" w:rsidP="00991A87">
            <w:pPr>
              <w:jc w:val="center"/>
            </w:pPr>
            <w:r w:rsidRPr="007E1467">
              <w:t>Actor</w:t>
            </w:r>
          </w:p>
        </w:tc>
        <w:tc>
          <w:tcPr>
            <w:tcW w:w="1962" w:type="pct"/>
          </w:tcPr>
          <w:p w:rsidR="00024A88" w:rsidRPr="007E1467" w:rsidRDefault="00024A88" w:rsidP="00991A87">
            <w:pPr>
              <w:jc w:val="center"/>
              <w:rPr>
                <w:cs/>
              </w:rPr>
            </w:pPr>
            <w:r w:rsidRPr="007E1467">
              <w:t>System</w:t>
            </w:r>
          </w:p>
        </w:tc>
      </w:tr>
      <w:tr w:rsidR="00BF004E" w:rsidRPr="007E1467" w:rsidTr="00646BD2">
        <w:trPr>
          <w:trHeight w:val="731"/>
        </w:trPr>
        <w:tc>
          <w:tcPr>
            <w:tcW w:w="1360" w:type="pct"/>
            <w:vMerge w:val="restart"/>
          </w:tcPr>
          <w:p w:rsidR="00BF004E" w:rsidRPr="007E1467" w:rsidRDefault="00BF004E" w:rsidP="00991A87">
            <w:pPr>
              <w:rPr>
                <w:cs/>
              </w:rPr>
            </w:pPr>
          </w:p>
        </w:tc>
        <w:tc>
          <w:tcPr>
            <w:tcW w:w="1678" w:type="pct"/>
          </w:tcPr>
          <w:p w:rsidR="00BF004E" w:rsidRPr="007E1467" w:rsidRDefault="00BF004E" w:rsidP="00991A87">
            <w:pPr>
              <w:pStyle w:val="ListParagraph"/>
              <w:spacing w:before="0" w:line="240" w:lineRule="auto"/>
              <w:ind w:left="400"/>
              <w:jc w:val="left"/>
              <w:rPr>
                <w:rFonts w:cs="TH SarabunPSK"/>
                <w:szCs w:val="32"/>
                <w:cs/>
              </w:rPr>
            </w:pPr>
          </w:p>
        </w:tc>
        <w:tc>
          <w:tcPr>
            <w:tcW w:w="1962" w:type="pct"/>
          </w:tcPr>
          <w:p w:rsidR="00BF004E" w:rsidRPr="007E1467" w:rsidRDefault="00BF004E" w:rsidP="00991A87">
            <w:pPr>
              <w:pStyle w:val="ListParagraph"/>
              <w:numPr>
                <w:ilvl w:val="0"/>
                <w:numId w:val="296"/>
              </w:numPr>
              <w:spacing w:before="0" w:line="240" w:lineRule="auto"/>
              <w:ind w:left="432"/>
              <w:jc w:val="left"/>
              <w:rPr>
                <w:rFonts w:cs="TH SarabunPSK"/>
                <w:szCs w:val="32"/>
              </w:rPr>
            </w:pPr>
            <w:r w:rsidRPr="007E1467">
              <w:rPr>
                <w:rFonts w:cs="TH SarabunPSK"/>
                <w:szCs w:val="32"/>
                <w:cs/>
              </w:rPr>
              <w:t xml:space="preserve">ระบบแสดงหน้าจอเมนูตั้งค่าโครงการ </w:t>
            </w:r>
          </w:p>
        </w:tc>
      </w:tr>
      <w:tr w:rsidR="00BF004E" w:rsidRPr="007E1467" w:rsidTr="00646BD2">
        <w:trPr>
          <w:trHeight w:val="731"/>
        </w:trPr>
        <w:tc>
          <w:tcPr>
            <w:tcW w:w="1360" w:type="pct"/>
            <w:vMerge/>
          </w:tcPr>
          <w:p w:rsidR="00BF004E" w:rsidRPr="007E1467" w:rsidRDefault="00BF004E" w:rsidP="00991A87"/>
        </w:tc>
        <w:tc>
          <w:tcPr>
            <w:tcW w:w="1678" w:type="pct"/>
          </w:tcPr>
          <w:p w:rsidR="00BF004E" w:rsidRPr="007E1467" w:rsidRDefault="00BF004E" w:rsidP="00991A87">
            <w:pPr>
              <w:pStyle w:val="ListParagraph"/>
              <w:numPr>
                <w:ilvl w:val="0"/>
                <w:numId w:val="296"/>
              </w:numPr>
              <w:spacing w:before="0" w:line="240" w:lineRule="auto"/>
              <w:ind w:left="397"/>
              <w:jc w:val="left"/>
              <w:rPr>
                <w:rFonts w:cs="TH SarabunPSK"/>
                <w:szCs w:val="32"/>
                <w:cs/>
              </w:rPr>
            </w:pPr>
            <w:r w:rsidRPr="007E1467">
              <w:rPr>
                <w:rFonts w:cs="TH SarabunPSK"/>
                <w:szCs w:val="32"/>
                <w:cs/>
              </w:rPr>
              <w:t>ผู้ดูแลระบบ คลิกเมนูตั้งค่าแบบฟอร์มโครงการ</w:t>
            </w:r>
          </w:p>
        </w:tc>
        <w:tc>
          <w:tcPr>
            <w:tcW w:w="1962" w:type="pct"/>
          </w:tcPr>
          <w:p w:rsidR="00BF004E" w:rsidRPr="007E1467" w:rsidRDefault="00BF004E" w:rsidP="00991A87">
            <w:pPr>
              <w:pStyle w:val="ListParagraph"/>
              <w:spacing w:before="0" w:line="240" w:lineRule="auto"/>
              <w:ind w:left="432"/>
              <w:jc w:val="left"/>
              <w:rPr>
                <w:rFonts w:cs="TH SarabunPSK"/>
                <w:szCs w:val="32"/>
                <w:cs/>
              </w:rPr>
            </w:pPr>
          </w:p>
        </w:tc>
      </w:tr>
      <w:tr w:rsidR="00BF004E" w:rsidRPr="007E1467" w:rsidTr="00646BD2">
        <w:trPr>
          <w:trHeight w:val="742"/>
        </w:trPr>
        <w:tc>
          <w:tcPr>
            <w:tcW w:w="1360" w:type="pct"/>
            <w:vMerge/>
          </w:tcPr>
          <w:p w:rsidR="00BF004E" w:rsidRPr="007E1467" w:rsidRDefault="00BF004E" w:rsidP="00991A87">
            <w:pPr>
              <w:rPr>
                <w:cs/>
              </w:rPr>
            </w:pPr>
          </w:p>
        </w:tc>
        <w:tc>
          <w:tcPr>
            <w:tcW w:w="1678" w:type="pct"/>
          </w:tcPr>
          <w:p w:rsidR="00BF004E" w:rsidRPr="007E1467" w:rsidRDefault="00BF004E" w:rsidP="00991A87">
            <w:pPr>
              <w:pStyle w:val="ListParagraph"/>
              <w:spacing w:before="0" w:line="240" w:lineRule="auto"/>
              <w:ind w:left="397"/>
              <w:jc w:val="left"/>
              <w:rPr>
                <w:rFonts w:cs="TH SarabunPSK"/>
                <w:szCs w:val="32"/>
                <w:cs/>
              </w:rPr>
            </w:pPr>
          </w:p>
        </w:tc>
        <w:tc>
          <w:tcPr>
            <w:tcW w:w="1962" w:type="pct"/>
          </w:tcPr>
          <w:p w:rsidR="00BF004E" w:rsidRPr="007E1467" w:rsidRDefault="00BF004E" w:rsidP="00991A87">
            <w:pPr>
              <w:pStyle w:val="ListParagraph"/>
              <w:numPr>
                <w:ilvl w:val="0"/>
                <w:numId w:val="296"/>
              </w:numPr>
              <w:spacing w:before="0" w:line="240" w:lineRule="auto"/>
              <w:jc w:val="left"/>
              <w:rPr>
                <w:rFonts w:cs="TH SarabunPSK"/>
                <w:szCs w:val="32"/>
                <w:cs/>
              </w:rPr>
            </w:pPr>
            <w:r w:rsidRPr="007E1467">
              <w:rPr>
                <w:rFonts w:cs="TH SarabunPSK"/>
                <w:szCs w:val="32"/>
                <w:cs/>
              </w:rPr>
              <w:t>บันทึกการตั้งค่าอัตโนมัติ เมื่อคลิกเปิด/ปิดสิทธิ์</w:t>
            </w:r>
          </w:p>
        </w:tc>
      </w:tr>
      <w:tr w:rsidR="00BF004E" w:rsidRPr="007E1467" w:rsidTr="00646BD2">
        <w:trPr>
          <w:trHeight w:val="2994"/>
        </w:trPr>
        <w:tc>
          <w:tcPr>
            <w:tcW w:w="1360" w:type="pct"/>
            <w:vMerge/>
          </w:tcPr>
          <w:p w:rsidR="00BF004E" w:rsidRPr="007E1467" w:rsidRDefault="00BF004E" w:rsidP="00991A87">
            <w:pPr>
              <w:rPr>
                <w:cs/>
              </w:rPr>
            </w:pPr>
          </w:p>
        </w:tc>
        <w:tc>
          <w:tcPr>
            <w:tcW w:w="1678" w:type="pct"/>
          </w:tcPr>
          <w:p w:rsidR="00BF004E" w:rsidRPr="007E1467" w:rsidRDefault="00BF004E" w:rsidP="00991A87">
            <w:pPr>
              <w:pStyle w:val="ListParagraph"/>
              <w:numPr>
                <w:ilvl w:val="0"/>
                <w:numId w:val="299"/>
              </w:numPr>
              <w:spacing w:before="0" w:line="240" w:lineRule="auto"/>
              <w:ind w:left="400"/>
              <w:jc w:val="left"/>
              <w:rPr>
                <w:rFonts w:cs="TH SarabunPSK"/>
                <w:szCs w:val="32"/>
              </w:rPr>
            </w:pPr>
            <w:r w:rsidRPr="007E1467">
              <w:rPr>
                <w:rFonts w:cs="TH SarabunPSK"/>
                <w:szCs w:val="32"/>
                <w:cs/>
              </w:rPr>
              <w:t>ผู้ดูแลระบบ คลิกเปิด/ปิด สิทธิ์ของผู้ใช้ตามการเข้าถึงเมนูที่เกี่ยวข้องที่ปรากฎ โดยปุ่ม</w:t>
            </w:r>
          </w:p>
          <w:p w:rsidR="00BF004E" w:rsidRPr="007E1467" w:rsidRDefault="00BF004E" w:rsidP="00991A87">
            <w:pPr>
              <w:ind w:left="400"/>
              <w:rPr>
                <w:cs/>
              </w:rPr>
            </w:pPr>
            <w:r w:rsidRPr="007E1467">
              <w:rPr>
                <w:noProof/>
              </w:rPr>
              <w:drawing>
                <wp:inline distT="0" distB="0" distL="0" distR="0" wp14:anchorId="68C7E0B5" wp14:editId="57046834">
                  <wp:extent cx="570506" cy="188145"/>
                  <wp:effectExtent l="0" t="0" r="1270" b="254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nButton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277" cy="20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1467">
              <w:rPr>
                <w:cs/>
              </w:rPr>
              <w:t xml:space="preserve">  : การเปิดสิทธิ์</w:t>
            </w:r>
          </w:p>
          <w:p w:rsidR="00BF004E" w:rsidRPr="007E1467" w:rsidRDefault="00BF004E" w:rsidP="00991A87">
            <w:pPr>
              <w:ind w:left="400"/>
            </w:pPr>
            <w:r w:rsidRPr="007E1467">
              <w:rPr>
                <w:noProof/>
              </w:rPr>
              <w:drawing>
                <wp:inline distT="0" distB="0" distL="0" distR="0" wp14:anchorId="5F1E74AC" wp14:editId="2E6EC5E6">
                  <wp:extent cx="625586" cy="206237"/>
                  <wp:effectExtent l="0" t="0" r="3175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ffButton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703" cy="20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1467">
              <w:rPr>
                <w:cs/>
              </w:rPr>
              <w:t xml:space="preserve"> :การปิดสิทธิ์</w:t>
            </w:r>
          </w:p>
          <w:p w:rsidR="00BF004E" w:rsidRPr="007E1467" w:rsidRDefault="00BF004E" w:rsidP="00991A87">
            <w:pPr>
              <w:pStyle w:val="ListParagraph"/>
              <w:spacing w:before="0" w:line="240" w:lineRule="auto"/>
              <w:ind w:left="400"/>
              <w:jc w:val="left"/>
              <w:rPr>
                <w:rFonts w:cs="TH SarabunPSK"/>
                <w:szCs w:val="32"/>
                <w:cs/>
              </w:rPr>
            </w:pPr>
          </w:p>
        </w:tc>
        <w:tc>
          <w:tcPr>
            <w:tcW w:w="1962" w:type="pct"/>
          </w:tcPr>
          <w:p w:rsidR="00BF004E" w:rsidRPr="007E1467" w:rsidRDefault="00BF004E" w:rsidP="00991A87">
            <w:pPr>
              <w:jc w:val="both"/>
              <w:rPr>
                <w:cs/>
              </w:rPr>
            </w:pPr>
          </w:p>
        </w:tc>
      </w:tr>
      <w:tr w:rsidR="006A5073" w:rsidRPr="007E1467" w:rsidTr="00646BD2">
        <w:trPr>
          <w:trHeight w:val="605"/>
        </w:trPr>
        <w:tc>
          <w:tcPr>
            <w:tcW w:w="1360" w:type="pct"/>
          </w:tcPr>
          <w:p w:rsidR="006A5073" w:rsidRPr="007E1467" w:rsidRDefault="006A5073" w:rsidP="00991A87">
            <w:r w:rsidRPr="007E1467">
              <w:rPr>
                <w:cs/>
              </w:rPr>
              <w:t>เงื่อนไขการทำงานพิเศษ</w:t>
            </w:r>
          </w:p>
        </w:tc>
        <w:tc>
          <w:tcPr>
            <w:tcW w:w="3640" w:type="pct"/>
            <w:gridSpan w:val="2"/>
          </w:tcPr>
          <w:p w:rsidR="006A5073" w:rsidRPr="007E1467" w:rsidRDefault="006A5073" w:rsidP="00991A87">
            <w:pPr>
              <w:rPr>
                <w:cs/>
              </w:rPr>
            </w:pPr>
            <w:r w:rsidRPr="007E1467">
              <w:rPr>
                <w:cs/>
              </w:rPr>
              <w:t>-</w:t>
            </w:r>
          </w:p>
        </w:tc>
      </w:tr>
    </w:tbl>
    <w:p w:rsidR="002F5D1E" w:rsidRPr="007E1467" w:rsidRDefault="002F5D1E" w:rsidP="00991A87">
      <w:pPr>
        <w:spacing w:line="240" w:lineRule="auto"/>
        <w:rPr>
          <w:cs/>
        </w:rPr>
        <w:sectPr w:rsidR="002F5D1E" w:rsidRPr="007E1467" w:rsidSect="00991A87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</w:p>
    <w:p w:rsidR="00A27409" w:rsidRPr="007E1467" w:rsidRDefault="00857332" w:rsidP="00991A87">
      <w:pPr>
        <w:pStyle w:val="Heading3"/>
        <w:rPr>
          <w:ins w:id="582" w:author="Pahommie" w:date="2014-11-11T10:38:00Z"/>
        </w:rPr>
      </w:pPr>
      <w:bookmarkStart w:id="583" w:name="_Toc420525085"/>
      <w:bookmarkStart w:id="584" w:name="_Toc420734894"/>
      <w:bookmarkStart w:id="585" w:name="_Toc420739387"/>
      <w:bookmarkStart w:id="586" w:name="_Toc453667495"/>
      <w:bookmarkStart w:id="587" w:name="_Toc453683054"/>
      <w:bookmarkStart w:id="588" w:name="_Toc453683466"/>
      <w:bookmarkStart w:id="589" w:name="_Toc453683726"/>
      <w:bookmarkStart w:id="590" w:name="_Toc487543114"/>
      <w:r w:rsidRPr="007E1467">
        <w:rPr>
          <w:cs/>
        </w:rPr>
        <w:lastRenderedPageBreak/>
        <w:t>รายละเอียดแผนภาพกิจกรรม (</w:t>
      </w:r>
      <w:r w:rsidRPr="007E1467">
        <w:t>Activity Diagram</w:t>
      </w:r>
      <w:r w:rsidRPr="007E1467">
        <w:rPr>
          <w:cs/>
        </w:rPr>
        <w:t>)</w:t>
      </w:r>
      <w:bookmarkEnd w:id="544"/>
      <w:bookmarkEnd w:id="545"/>
      <w:bookmarkEnd w:id="546"/>
      <w:bookmarkEnd w:id="547"/>
      <w:bookmarkEnd w:id="548"/>
      <w:bookmarkEnd w:id="549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ins w:id="591" w:author="Pahommie" w:date="2014-11-11T10:35:00Z">
        <w:r w:rsidR="00A27409" w:rsidRPr="007E1467">
          <w:rPr>
            <w:cs/>
          </w:rPr>
          <w:t xml:space="preserve"> </w:t>
        </w:r>
      </w:ins>
    </w:p>
    <w:p w:rsidR="004348C7" w:rsidRPr="007E1467" w:rsidRDefault="004348C7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961424" w:rsidRPr="007E1467" w:rsidRDefault="002D3B7D" w:rsidP="00991A87">
      <w:pPr>
        <w:keepNext/>
        <w:spacing w:after="0" w:line="240" w:lineRule="auto"/>
        <w:jc w:val="center"/>
      </w:pPr>
      <w:r w:rsidRPr="007E1467">
        <w:rPr>
          <w:noProof/>
        </w:rPr>
        <w:lastRenderedPageBreak/>
        <w:drawing>
          <wp:inline distT="0" distB="0" distL="0" distR="0" wp14:anchorId="6AAAD31B" wp14:editId="3671A8BF">
            <wp:extent cx="5457190" cy="5551170"/>
            <wp:effectExtent l="19050" t="19050" r="1016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_config_manageProjec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5551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7923" w:rsidRPr="007E1467" w:rsidRDefault="00962A40" w:rsidP="00991A87">
      <w:pPr>
        <w:pStyle w:val="Caption"/>
        <w:spacing w:before="320"/>
        <w:jc w:val="center"/>
        <w:rPr>
          <w:i w:val="0"/>
          <w:iCs w:val="0"/>
          <w:color w:val="auto"/>
          <w:sz w:val="32"/>
          <w:szCs w:val="32"/>
        </w:rPr>
      </w:pPr>
      <w:bookmarkStart w:id="592" w:name="_Toc424818806"/>
      <w:r w:rsidRPr="007E1467">
        <w:rPr>
          <w:i w:val="0"/>
          <w:iCs w:val="0"/>
          <w:color w:val="auto"/>
          <w:sz w:val="32"/>
          <w:szCs w:val="32"/>
          <w:cs/>
        </w:rPr>
        <w:t>ภาพที่</w:t>
      </w:r>
      <w:r w:rsidR="00F328C5" w:rsidRPr="007E1467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530FE1" w:rsidRPr="007E146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530FE1" w:rsidRPr="007E1467">
        <w:rPr>
          <w:i w:val="0"/>
          <w:iCs w:val="0"/>
          <w:color w:val="auto"/>
          <w:sz w:val="32"/>
          <w:szCs w:val="32"/>
        </w:rPr>
        <w:instrText>\s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530FE1" w:rsidRPr="007E1467">
        <w:rPr>
          <w:i w:val="0"/>
          <w:iCs w:val="0"/>
          <w:noProof/>
          <w:color w:val="auto"/>
          <w:sz w:val="32"/>
          <w:szCs w:val="32"/>
          <w:cs/>
        </w:rPr>
        <w:t>3</w: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530FE1" w:rsidRPr="007E1467">
        <w:rPr>
          <w:i w:val="0"/>
          <w:iCs w:val="0"/>
          <w:color w:val="auto"/>
          <w:sz w:val="32"/>
          <w:szCs w:val="32"/>
          <w:cs/>
        </w:rPr>
        <w:noBreakHyphen/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530FE1" w:rsidRPr="007E1467">
        <w:rPr>
          <w:i w:val="0"/>
          <w:iCs w:val="0"/>
          <w:color w:val="auto"/>
          <w:sz w:val="32"/>
          <w:szCs w:val="32"/>
        </w:rPr>
        <w:instrText xml:space="preserve">SEQ 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="00530FE1" w:rsidRPr="007E1467">
        <w:rPr>
          <w:i w:val="0"/>
          <w:iCs w:val="0"/>
          <w:color w:val="auto"/>
          <w:sz w:val="32"/>
          <w:szCs w:val="32"/>
        </w:rPr>
        <w:instrText>\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="00530FE1" w:rsidRPr="007E146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530FE1" w:rsidRPr="007E1467">
        <w:rPr>
          <w:i w:val="0"/>
          <w:iCs w:val="0"/>
          <w:noProof/>
          <w:color w:val="auto"/>
          <w:sz w:val="32"/>
          <w:szCs w:val="32"/>
          <w:cs/>
        </w:rPr>
        <w:t>2</w: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961424" w:rsidRPr="007E1467">
        <w:rPr>
          <w:i w:val="0"/>
          <w:iCs w:val="0"/>
          <w:color w:val="auto"/>
          <w:sz w:val="32"/>
          <w:szCs w:val="32"/>
          <w:cs/>
        </w:rPr>
        <w:t xml:space="preserve">  แผนภาพกิจกรรมการ</w:t>
      </w:r>
      <w:r w:rsidR="0099161B" w:rsidRPr="007E1467">
        <w:rPr>
          <w:i w:val="0"/>
          <w:iCs w:val="0"/>
          <w:color w:val="auto"/>
          <w:sz w:val="32"/>
          <w:szCs w:val="32"/>
        </w:rPr>
        <w:t>XXXXXXX</w:t>
      </w:r>
      <w:bookmarkEnd w:id="592"/>
    </w:p>
    <w:p w:rsidR="00961424" w:rsidRPr="007E1467" w:rsidRDefault="00390AA4" w:rsidP="00991A87">
      <w:pPr>
        <w:keepNext/>
        <w:spacing w:after="0" w:line="240" w:lineRule="auto"/>
        <w:jc w:val="center"/>
      </w:pPr>
      <w:r w:rsidRPr="007E1467">
        <w:rPr>
          <w:noProof/>
        </w:rPr>
        <w:lastRenderedPageBreak/>
        <w:drawing>
          <wp:inline distT="0" distB="0" distL="0" distR="0" wp14:anchorId="41637D7B" wp14:editId="20D1A636">
            <wp:extent cx="5455493" cy="6572747"/>
            <wp:effectExtent l="19050" t="19050" r="1206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ctivity_manageProjec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381" cy="65834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7923" w:rsidRPr="007E1467" w:rsidRDefault="00962A40" w:rsidP="00991A87">
      <w:pPr>
        <w:pStyle w:val="Caption"/>
        <w:spacing w:before="320"/>
        <w:jc w:val="center"/>
        <w:rPr>
          <w:i w:val="0"/>
          <w:iCs w:val="0"/>
          <w:color w:val="auto"/>
          <w:sz w:val="32"/>
          <w:szCs w:val="32"/>
        </w:rPr>
      </w:pPr>
      <w:bookmarkStart w:id="593" w:name="_Toc424818807"/>
      <w:r w:rsidRPr="007E1467">
        <w:rPr>
          <w:i w:val="0"/>
          <w:iCs w:val="0"/>
          <w:color w:val="auto"/>
          <w:sz w:val="32"/>
          <w:szCs w:val="32"/>
          <w:cs/>
        </w:rPr>
        <w:t>ภาพที่</w:t>
      </w:r>
      <w:r w:rsidR="00F328C5" w:rsidRPr="007E1467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530FE1" w:rsidRPr="007E146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530FE1" w:rsidRPr="007E1467">
        <w:rPr>
          <w:i w:val="0"/>
          <w:iCs w:val="0"/>
          <w:color w:val="auto"/>
          <w:sz w:val="32"/>
          <w:szCs w:val="32"/>
        </w:rPr>
        <w:instrText>\s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530FE1" w:rsidRPr="007E1467">
        <w:rPr>
          <w:i w:val="0"/>
          <w:iCs w:val="0"/>
          <w:noProof/>
          <w:color w:val="auto"/>
          <w:sz w:val="32"/>
          <w:szCs w:val="32"/>
          <w:cs/>
        </w:rPr>
        <w:t>3</w: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530FE1" w:rsidRPr="007E1467">
        <w:rPr>
          <w:i w:val="0"/>
          <w:iCs w:val="0"/>
          <w:color w:val="auto"/>
          <w:sz w:val="32"/>
          <w:szCs w:val="32"/>
          <w:cs/>
        </w:rPr>
        <w:noBreakHyphen/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530FE1" w:rsidRPr="007E1467">
        <w:rPr>
          <w:i w:val="0"/>
          <w:iCs w:val="0"/>
          <w:color w:val="auto"/>
          <w:sz w:val="32"/>
          <w:szCs w:val="32"/>
        </w:rPr>
        <w:instrText xml:space="preserve">SEQ 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="00530FE1" w:rsidRPr="007E1467">
        <w:rPr>
          <w:i w:val="0"/>
          <w:iCs w:val="0"/>
          <w:color w:val="auto"/>
          <w:sz w:val="32"/>
          <w:szCs w:val="32"/>
        </w:rPr>
        <w:instrText>\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="00530FE1" w:rsidRPr="007E146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530FE1" w:rsidRPr="007E1467">
        <w:rPr>
          <w:i w:val="0"/>
          <w:iCs w:val="0"/>
          <w:noProof/>
          <w:color w:val="auto"/>
          <w:sz w:val="32"/>
          <w:szCs w:val="32"/>
          <w:cs/>
        </w:rPr>
        <w:t>3</w: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961424" w:rsidRPr="007E1467">
        <w:rPr>
          <w:i w:val="0"/>
          <w:iCs w:val="0"/>
          <w:color w:val="auto"/>
          <w:sz w:val="32"/>
          <w:szCs w:val="32"/>
          <w:cs/>
        </w:rPr>
        <w:t xml:space="preserve">  แผนภาพกิจกรรมการ</w:t>
      </w:r>
      <w:r w:rsidR="0099161B" w:rsidRPr="007E1467">
        <w:rPr>
          <w:i w:val="0"/>
          <w:iCs w:val="0"/>
          <w:color w:val="auto"/>
          <w:sz w:val="32"/>
          <w:szCs w:val="32"/>
        </w:rPr>
        <w:t>XXXXXXX</w:t>
      </w:r>
      <w:bookmarkEnd w:id="593"/>
    </w:p>
    <w:p w:rsidR="00554D84" w:rsidRPr="007E1467" w:rsidRDefault="00467923" w:rsidP="00991A87">
      <w:pPr>
        <w:pStyle w:val="Heading3"/>
      </w:pPr>
      <w:bookmarkStart w:id="594" w:name="_Toc409752791"/>
      <w:bookmarkStart w:id="595" w:name="_Toc409753203"/>
      <w:bookmarkStart w:id="596" w:name="_Toc416273397"/>
      <w:bookmarkStart w:id="597" w:name="_Toc420265892"/>
      <w:bookmarkStart w:id="598" w:name="_Toc420387333"/>
      <w:bookmarkStart w:id="599" w:name="_Toc420485928"/>
      <w:bookmarkStart w:id="600" w:name="_Toc420525086"/>
      <w:bookmarkStart w:id="601" w:name="_Toc420734895"/>
      <w:bookmarkStart w:id="602" w:name="_Toc420739388"/>
      <w:bookmarkStart w:id="603" w:name="_Toc453667496"/>
      <w:bookmarkStart w:id="604" w:name="_Toc453683055"/>
      <w:bookmarkStart w:id="605" w:name="_Toc453683467"/>
      <w:bookmarkStart w:id="606" w:name="_Toc453683727"/>
      <w:bookmarkStart w:id="607" w:name="_Toc487543115"/>
      <w:r w:rsidRPr="007E1467">
        <w:rPr>
          <w:cs/>
        </w:rPr>
        <w:t>รายละเอียดแผนภาพคลาส (</w:t>
      </w:r>
      <w:r w:rsidRPr="007E1467">
        <w:t>Class Diagram</w:t>
      </w:r>
      <w:r w:rsidRPr="007E1467">
        <w:rPr>
          <w:cs/>
        </w:rPr>
        <w:t>)</w:t>
      </w:r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</w:p>
    <w:p w:rsidR="004348C7" w:rsidRPr="007E1467" w:rsidRDefault="004348C7" w:rsidP="00991A87">
      <w:pPr>
        <w:spacing w:line="240" w:lineRule="auto"/>
        <w:ind w:firstLine="720"/>
        <w:rPr>
          <w:color w:val="FF0000"/>
        </w:rPr>
      </w:pPr>
      <w:bookmarkStart w:id="608" w:name="_Toc420485929"/>
      <w:bookmarkStart w:id="609" w:name="_Toc420525087"/>
      <w:bookmarkStart w:id="610" w:name="_Toc420734896"/>
      <w:bookmarkStart w:id="611" w:name="_Toc420739389"/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Pr="007E1467">
        <w:rPr>
          <w:color w:val="FF0000"/>
          <w:cs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6D16F3" w:rsidRPr="007E1467" w:rsidRDefault="006D16F3" w:rsidP="00991A87">
      <w:pPr>
        <w:pStyle w:val="Heading3"/>
      </w:pPr>
      <w:bookmarkStart w:id="612" w:name="_Toc453667497"/>
      <w:bookmarkStart w:id="613" w:name="_Toc453683056"/>
      <w:bookmarkStart w:id="614" w:name="_Toc453683468"/>
      <w:bookmarkStart w:id="615" w:name="_Toc453683728"/>
      <w:bookmarkStart w:id="616" w:name="_Toc487543116"/>
      <w:r w:rsidRPr="007E1467">
        <w:rPr>
          <w:cs/>
        </w:rPr>
        <w:t>รายละเอียดแผนภาพลำด</w:t>
      </w:r>
      <w:r w:rsidR="00574B0D" w:rsidRPr="007E1467">
        <w:rPr>
          <w:cs/>
        </w:rPr>
        <w:t>ับ</w:t>
      </w:r>
      <w:r w:rsidRPr="007E1467">
        <w:rPr>
          <w:cs/>
        </w:rPr>
        <w:t>กิจกรรม</w:t>
      </w:r>
      <w:r w:rsidR="00B34C66" w:rsidRPr="007E1467">
        <w:rPr>
          <w:cs/>
        </w:rPr>
        <w:t xml:space="preserve"> (</w:t>
      </w:r>
      <w:r w:rsidR="00B34C66" w:rsidRPr="007E1467">
        <w:t>Sequence Diagram</w:t>
      </w:r>
      <w:r w:rsidR="00B34C66" w:rsidRPr="007E1467">
        <w:rPr>
          <w:cs/>
        </w:rPr>
        <w:t>)</w:t>
      </w:r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</w:p>
    <w:p w:rsidR="004348C7" w:rsidRPr="007E1467" w:rsidRDefault="004348C7" w:rsidP="00991A87">
      <w:pPr>
        <w:spacing w:line="240" w:lineRule="auto"/>
        <w:ind w:firstLine="720"/>
        <w:rPr>
          <w:color w:val="FF0000"/>
        </w:rPr>
      </w:pPr>
      <w:bookmarkStart w:id="617" w:name="_Toc409752792"/>
      <w:bookmarkStart w:id="618" w:name="_Toc409753204"/>
      <w:bookmarkStart w:id="619" w:name="_Toc416273398"/>
      <w:bookmarkStart w:id="620" w:name="_Toc420265893"/>
      <w:bookmarkStart w:id="621" w:name="_Toc420387334"/>
      <w:bookmarkStart w:id="622" w:name="_Toc420485930"/>
      <w:bookmarkStart w:id="623" w:name="_Toc420525088"/>
      <w:bookmarkStart w:id="624" w:name="_Toc420734897"/>
      <w:bookmarkStart w:id="625" w:name="_Toc420739390"/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09261A" w:rsidRPr="007E1467" w:rsidRDefault="00467923" w:rsidP="00991A87">
      <w:pPr>
        <w:pStyle w:val="Heading3"/>
      </w:pPr>
      <w:bookmarkStart w:id="626" w:name="_Toc453667498"/>
      <w:bookmarkStart w:id="627" w:name="_Toc453683057"/>
      <w:bookmarkStart w:id="628" w:name="_Toc453683469"/>
      <w:bookmarkStart w:id="629" w:name="_Toc453683729"/>
      <w:bookmarkStart w:id="630" w:name="_Toc487543117"/>
      <w:r w:rsidRPr="007E1467">
        <w:rPr>
          <w:cs/>
        </w:rPr>
        <w:t>รายละเอียดแผนภาพความ</w:t>
      </w:r>
      <w:r w:rsidR="00F90B26" w:rsidRPr="007E1467">
        <w:rPr>
          <w:cs/>
        </w:rPr>
        <w:t>ของข้อมูล</w:t>
      </w:r>
      <w:r w:rsidRPr="007E1467">
        <w:rPr>
          <w:cs/>
        </w:rPr>
        <w:t>สัมพันธ์ (</w:t>
      </w:r>
      <w:r w:rsidRPr="007E1467">
        <w:t>Entity Relationship Diagram</w:t>
      </w:r>
      <w:r w:rsidRPr="007E1467">
        <w:rPr>
          <w:cs/>
        </w:rPr>
        <w:t>)</w:t>
      </w:r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</w:p>
    <w:p w:rsidR="008A66EC" w:rsidRPr="007E1467" w:rsidRDefault="004348C7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E87020" w:rsidRPr="007E1467" w:rsidRDefault="000630E4" w:rsidP="00991A87">
      <w:pPr>
        <w:spacing w:line="240" w:lineRule="auto"/>
        <w:jc w:val="center"/>
        <w:rPr>
          <w:noProof/>
        </w:rPr>
      </w:pPr>
      <w:r w:rsidRPr="007E1467">
        <w:rPr>
          <w:noProof/>
        </w:rPr>
        <w:lastRenderedPageBreak/>
        <w:drawing>
          <wp:inline distT="0" distB="0" distL="0" distR="0" wp14:anchorId="25E226E2" wp14:editId="6FFA6798">
            <wp:extent cx="5457190" cy="7787201"/>
            <wp:effectExtent l="19050" t="19050" r="10160" b="2349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ClassDiagram_create_project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7787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1330" w:rsidRPr="007E1467" w:rsidRDefault="00A33286" w:rsidP="00991A87">
      <w:pPr>
        <w:pStyle w:val="a0"/>
        <w:rPr>
          <w:noProof/>
          <w:cs/>
        </w:rPr>
        <w:sectPr w:rsidR="005B1330" w:rsidRPr="007E1467" w:rsidSect="00991A87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  <w:bookmarkStart w:id="631" w:name="_Toc424818808"/>
      <w:r w:rsidRPr="007E1467">
        <w:rPr>
          <w:cs/>
        </w:rPr>
        <w:t xml:space="preserve">ภาพที่ </w:t>
      </w:r>
      <w:r w:rsidR="008248EE">
        <w:fldChar w:fldCharType="begin"/>
      </w:r>
      <w:r w:rsidR="008248EE">
        <w:instrText xml:space="preserve"> STYLEREF 1 \s </w:instrText>
      </w:r>
      <w:r w:rsidR="008248EE">
        <w:fldChar w:fldCharType="separate"/>
      </w:r>
      <w:r w:rsidR="00530FE1" w:rsidRPr="007E1467">
        <w:rPr>
          <w:noProof/>
          <w:cs/>
        </w:rPr>
        <w:t>3</w:t>
      </w:r>
      <w:r w:rsidR="008248EE">
        <w:rPr>
          <w:noProof/>
        </w:rPr>
        <w:fldChar w:fldCharType="end"/>
      </w:r>
      <w:r w:rsidR="00530FE1" w:rsidRPr="007E1467">
        <w:rPr>
          <w:cs/>
        </w:rPr>
        <w:noBreakHyphen/>
      </w:r>
      <w:r w:rsidR="008248EE">
        <w:fldChar w:fldCharType="begin"/>
      </w:r>
      <w:r w:rsidR="008248EE">
        <w:instrText xml:space="preserve"> SEQ </w:instrText>
      </w:r>
      <w:r w:rsidR="008248EE">
        <w:rPr>
          <w:cs/>
        </w:rPr>
        <w:instrText xml:space="preserve">ภาพที่ </w:instrText>
      </w:r>
      <w:r w:rsidR="008248EE">
        <w:instrText>\</w:instrText>
      </w:r>
      <w:r w:rsidR="008248EE">
        <w:rPr>
          <w:cs/>
        </w:rPr>
        <w:instrText xml:space="preserve">* </w:instrText>
      </w:r>
      <w:r w:rsidR="008248EE">
        <w:instrText xml:space="preserve">ARABIC \s 1 </w:instrText>
      </w:r>
      <w:r w:rsidR="008248EE">
        <w:fldChar w:fldCharType="separate"/>
      </w:r>
      <w:r w:rsidR="00530FE1" w:rsidRPr="007E1467">
        <w:rPr>
          <w:noProof/>
          <w:cs/>
        </w:rPr>
        <w:t>4</w:t>
      </w:r>
      <w:r w:rsidR="008248EE">
        <w:rPr>
          <w:noProof/>
        </w:rPr>
        <w:fldChar w:fldCharType="end"/>
      </w:r>
      <w:r w:rsidRPr="007E1467">
        <w:rPr>
          <w:cs/>
        </w:rPr>
        <w:t xml:space="preserve">  </w:t>
      </w:r>
      <w:r w:rsidR="00961424" w:rsidRPr="007E1467">
        <w:rPr>
          <w:noProof/>
          <w:cs/>
        </w:rPr>
        <w:t>แผนภาพคลาส</w:t>
      </w:r>
      <w:bookmarkEnd w:id="631"/>
      <w:r w:rsidR="00961424" w:rsidRPr="007E1467">
        <w:rPr>
          <w:noProof/>
          <w:cs/>
        </w:rPr>
        <w:t xml:space="preserve"> </w:t>
      </w:r>
    </w:p>
    <w:p w:rsidR="00E87020" w:rsidRPr="007E1467" w:rsidRDefault="00E31196" w:rsidP="00991A87">
      <w:pPr>
        <w:pStyle w:val="a1"/>
        <w:jc w:val="center"/>
        <w:rPr>
          <w:cs/>
        </w:rPr>
      </w:pPr>
      <w:r w:rsidRPr="007E1467">
        <w:rPr>
          <w:noProof/>
          <w:color w:val="FFFFFF" w:themeColor="background1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74651499" wp14:editId="64D41E73">
                <wp:simplePos x="0" y="0"/>
                <wp:positionH relativeFrom="column">
                  <wp:posOffset>3688080</wp:posOffset>
                </wp:positionH>
                <wp:positionV relativeFrom="paragraph">
                  <wp:posOffset>3202940</wp:posOffset>
                </wp:positionV>
                <wp:extent cx="3851910" cy="140462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8519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6BC5" w:rsidRDefault="00736BC5">
                            <w:r>
                              <w:rPr>
                                <w:rFonts w:hint="cs"/>
                                <w:cs/>
                              </w:rPr>
                              <w:t>ภาพที่ 3-</w:t>
                            </w:r>
                            <w:r>
                              <w:t>5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แผนภาพลำดับกิจกรรมแสดงการ</w:t>
                            </w:r>
                            <w:r>
                              <w:t>XXXXX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651499" id="_x0000_s1027" type="#_x0000_t202" style="position:absolute;left:0;text-align:left;margin-left:290.4pt;margin-top:252.2pt;width:303.3pt;height:110.6pt;rotation:-90;z-index:251784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FlFFgIAAAoEAAAOAAAAZHJzL2Uyb0RvYy54bWysU9Fu2yAUfZ+0f0C8L7Yzp0usOFXXLtOk&#10;bqvU7gMwxjEacBmQ2NnX94KzNOrepvnBAu69h3POvayvR63IQTgvwdS0mOWUCMOhlWZX0x9P23dL&#10;SnxgpmUKjKjpUXh6vXn7Zj3YSsyhB9UKRxDE+GqwNe1DsFWWed4LzfwMrDAY7MBpFnDrdlnr2IDo&#10;WmXzPL/KBnCtdcCF93h6NwXpJuF3neDhe9d5EYiqKXIL6e/Sv4n/bLNm1c4x20t+osH+gYVm0uCl&#10;Z6g7FhjZO/kXlJbcgYcuzDjoDLpOcpE0oJoif6XmsWdWJC1ojrdnm/z/g+XfDg+OyBZ7V1JimMYe&#10;PYkxkI8wknm0Z7C+wqxHi3lhxGNMTVK9vQf+0xMDtz0zO3HjHAy9YC3SK2JldlE64fgI0gxfocVr&#10;2D5AAho7p4kD7E1xhT3FLx2jOQQvw64dz52KzDgevl8uilWBIY6xosxLLExXsiqixU5Y58NnAZrE&#10;RU0djkKCZYd7HyK7l5SYbmArlUrjoAwZarpazBep4CKiZcBpVVLXdDkRTQVR9CfTpnVgUk1rvECZ&#10;kwtR+GRBGJtx8vuPuQ20R7QlGYCK8DEh3R7cb0oGHMya+l975gQl6otBa1dFWcZJTpty8QGFE3cZ&#10;aS4jzHCEqmmgZFrehjT9UbK3N9iCrUxuxF5NTE6UceCSSafHESf6cp+yXp7w5hkAAP//AwBQSwME&#10;FAAGAAgAAAAhAGjDUBzgAAAACwEAAA8AAABkcnMvZG93bnJldi54bWxMj8FOwzAMhu9IvENkJC5o&#10;S0uAbqXphIY4gBBigwdIG9MWGqdq0q28PeYEt9/yp9+fi83senHAMXSeNKTLBARS7W1HjYb3t4fF&#10;CkSIhqzpPaGGbwywKU9PCpNbf6QdHvaxEVxCITca2hiHXMpQt+hMWPoBiXcffnQm8jg20o7myOWu&#10;l5dJciOd6YgvtGbAbYv1135yGp6rp7n/VPQ6+XivLraPk5LVi9bnZ/PdLYiIc/yD4Vef1aFkp8pP&#10;ZIPoNWSZumZUg0rTDAQT6/UVh4pDulIgy0L+/6H8AQAA//8DAFBLAQItABQABgAIAAAAIQC2gziS&#10;/gAAAOEBAAATAAAAAAAAAAAAAAAAAAAAAABbQ29udGVudF9UeXBlc10ueG1sUEsBAi0AFAAGAAgA&#10;AAAhADj9If/WAAAAlAEAAAsAAAAAAAAAAAAAAAAALwEAAF9yZWxzLy5yZWxzUEsBAi0AFAAGAAgA&#10;AAAhAP64WUUWAgAACgQAAA4AAAAAAAAAAAAAAAAALgIAAGRycy9lMm9Eb2MueG1sUEsBAi0AFAAG&#10;AAgAAAAhAGjDUBzgAAAACwEAAA8AAAAAAAAAAAAAAAAAcAQAAGRycy9kb3ducmV2LnhtbFBLBQYA&#10;AAAABAAEAPMAAAB9BQAAAAA=&#10;" filled="f" stroked="f">
                <v:textbox style="mso-fit-shape-to-text:t">
                  <w:txbxContent>
                    <w:p w:rsidR="00736BC5" w:rsidRDefault="00736BC5">
                      <w:r>
                        <w:rPr>
                          <w:rFonts w:hint="cs"/>
                          <w:cs/>
                        </w:rPr>
                        <w:t>ภาพที่ 3-</w:t>
                      </w:r>
                      <w:r>
                        <w:t>5</w:t>
                      </w:r>
                      <w:r>
                        <w:rPr>
                          <w:rFonts w:hint="cs"/>
                          <w:cs/>
                        </w:rPr>
                        <w:t xml:space="preserve"> แผนภาพลำดับกิจกรรมแสดงการ</w:t>
                      </w:r>
                      <w:r>
                        <w:t>XXXXX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3563" w:rsidRPr="007E1467">
        <w:rPr>
          <w:noProof/>
        </w:rPr>
        <w:drawing>
          <wp:inline distT="0" distB="0" distL="0" distR="0" wp14:anchorId="38A11F22" wp14:editId="183430C6">
            <wp:extent cx="7717509" cy="4680567"/>
            <wp:effectExtent l="13653" t="24447" r="11747" b="11748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_config_manageProjec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17509" cy="4680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66EC" w:rsidRPr="007E1467" w:rsidRDefault="00962A40" w:rsidP="00991A87">
      <w:pPr>
        <w:pStyle w:val="a1"/>
        <w:jc w:val="center"/>
        <w:rPr>
          <w:color w:val="FFFFFF" w:themeColor="background1"/>
          <w:cs/>
        </w:rPr>
        <w:sectPr w:rsidR="008A66EC" w:rsidRPr="007E1467" w:rsidSect="00991A87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  <w:bookmarkStart w:id="632" w:name="_Toc424818809"/>
      <w:r w:rsidRPr="007E1467">
        <w:rPr>
          <w:color w:val="FFFFFF" w:themeColor="background1"/>
          <w:cs/>
        </w:rPr>
        <w:t>ภาพที่</w:t>
      </w:r>
      <w:r w:rsidR="00E31196" w:rsidRPr="007E1467">
        <w:rPr>
          <w:color w:val="FFFFFF" w:themeColor="background1"/>
          <w:cs/>
        </w:rPr>
        <w:t xml:space="preserve"> </w:t>
      </w:r>
      <w:r w:rsidR="00530FE1" w:rsidRPr="007E1467">
        <w:rPr>
          <w:color w:val="FFFFFF" w:themeColor="background1"/>
          <w:cs/>
        </w:rPr>
        <w:fldChar w:fldCharType="begin"/>
      </w:r>
      <w:r w:rsidR="00530FE1" w:rsidRPr="007E1467">
        <w:rPr>
          <w:color w:val="FFFFFF" w:themeColor="background1"/>
          <w:cs/>
        </w:rPr>
        <w:instrText xml:space="preserve"> </w:instrText>
      </w:r>
      <w:r w:rsidR="00530FE1" w:rsidRPr="007E1467">
        <w:rPr>
          <w:color w:val="FFFFFF" w:themeColor="background1"/>
        </w:rPr>
        <w:instrText xml:space="preserve">STYLEREF </w:instrText>
      </w:r>
      <w:r w:rsidR="00530FE1" w:rsidRPr="007E1467">
        <w:rPr>
          <w:color w:val="FFFFFF" w:themeColor="background1"/>
          <w:cs/>
        </w:rPr>
        <w:instrText xml:space="preserve">1 </w:instrText>
      </w:r>
      <w:r w:rsidR="00530FE1" w:rsidRPr="007E1467">
        <w:rPr>
          <w:color w:val="FFFFFF" w:themeColor="background1"/>
        </w:rPr>
        <w:instrText>\s</w:instrText>
      </w:r>
      <w:r w:rsidR="00530FE1" w:rsidRPr="007E1467">
        <w:rPr>
          <w:color w:val="FFFFFF" w:themeColor="background1"/>
          <w:cs/>
        </w:rPr>
        <w:instrText xml:space="preserve"> </w:instrText>
      </w:r>
      <w:r w:rsidR="00530FE1" w:rsidRPr="007E1467">
        <w:rPr>
          <w:color w:val="FFFFFF" w:themeColor="background1"/>
          <w:cs/>
        </w:rPr>
        <w:fldChar w:fldCharType="separate"/>
      </w:r>
      <w:r w:rsidR="00530FE1" w:rsidRPr="007E1467">
        <w:rPr>
          <w:noProof/>
          <w:color w:val="FFFFFF" w:themeColor="background1"/>
          <w:cs/>
        </w:rPr>
        <w:t>3</w:t>
      </w:r>
      <w:r w:rsidR="00530FE1" w:rsidRPr="007E1467">
        <w:rPr>
          <w:color w:val="FFFFFF" w:themeColor="background1"/>
          <w:cs/>
        </w:rPr>
        <w:fldChar w:fldCharType="end"/>
      </w:r>
      <w:r w:rsidR="00530FE1" w:rsidRPr="007E1467">
        <w:rPr>
          <w:color w:val="FFFFFF" w:themeColor="background1"/>
          <w:cs/>
        </w:rPr>
        <w:noBreakHyphen/>
      </w:r>
      <w:r w:rsidR="00530FE1" w:rsidRPr="007E1467">
        <w:rPr>
          <w:color w:val="FFFFFF" w:themeColor="background1"/>
          <w:cs/>
        </w:rPr>
        <w:fldChar w:fldCharType="begin"/>
      </w:r>
      <w:r w:rsidR="00530FE1" w:rsidRPr="007E1467">
        <w:rPr>
          <w:color w:val="FFFFFF" w:themeColor="background1"/>
          <w:cs/>
        </w:rPr>
        <w:instrText xml:space="preserve"> </w:instrText>
      </w:r>
      <w:r w:rsidR="00530FE1" w:rsidRPr="007E1467">
        <w:rPr>
          <w:color w:val="FFFFFF" w:themeColor="background1"/>
        </w:rPr>
        <w:instrText xml:space="preserve">SEQ </w:instrText>
      </w:r>
      <w:r w:rsidR="00530FE1" w:rsidRPr="007E1467">
        <w:rPr>
          <w:color w:val="FFFFFF" w:themeColor="background1"/>
          <w:cs/>
        </w:rPr>
        <w:instrText xml:space="preserve">ภาพที่ </w:instrText>
      </w:r>
      <w:r w:rsidR="00530FE1" w:rsidRPr="007E1467">
        <w:rPr>
          <w:color w:val="FFFFFF" w:themeColor="background1"/>
        </w:rPr>
        <w:instrText>\</w:instrText>
      </w:r>
      <w:r w:rsidR="00530FE1" w:rsidRPr="007E1467">
        <w:rPr>
          <w:color w:val="FFFFFF" w:themeColor="background1"/>
          <w:cs/>
        </w:rPr>
        <w:instrText xml:space="preserve">* </w:instrText>
      </w:r>
      <w:r w:rsidR="00530FE1" w:rsidRPr="007E1467">
        <w:rPr>
          <w:color w:val="FFFFFF" w:themeColor="background1"/>
        </w:rPr>
        <w:instrText xml:space="preserve">ARABIC \s </w:instrText>
      </w:r>
      <w:r w:rsidR="00530FE1" w:rsidRPr="007E1467">
        <w:rPr>
          <w:color w:val="FFFFFF" w:themeColor="background1"/>
          <w:cs/>
        </w:rPr>
        <w:instrText xml:space="preserve">1 </w:instrText>
      </w:r>
      <w:r w:rsidR="00530FE1" w:rsidRPr="007E1467">
        <w:rPr>
          <w:color w:val="FFFFFF" w:themeColor="background1"/>
          <w:cs/>
        </w:rPr>
        <w:fldChar w:fldCharType="separate"/>
      </w:r>
      <w:r w:rsidR="00530FE1" w:rsidRPr="007E1467">
        <w:rPr>
          <w:noProof/>
          <w:color w:val="FFFFFF" w:themeColor="background1"/>
          <w:cs/>
        </w:rPr>
        <w:t>5</w:t>
      </w:r>
      <w:r w:rsidR="00530FE1" w:rsidRPr="007E1467">
        <w:rPr>
          <w:color w:val="FFFFFF" w:themeColor="background1"/>
          <w:cs/>
        </w:rPr>
        <w:fldChar w:fldCharType="end"/>
      </w:r>
      <w:r w:rsidR="00E87020" w:rsidRPr="007E1467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53FD21B" wp14:editId="1C6C15CD">
                <wp:simplePos x="0" y="0"/>
                <wp:positionH relativeFrom="margin">
                  <wp:posOffset>7696200</wp:posOffset>
                </wp:positionH>
                <wp:positionV relativeFrom="paragraph">
                  <wp:posOffset>3667125</wp:posOffset>
                </wp:positionV>
                <wp:extent cx="847725" cy="390525"/>
                <wp:effectExtent l="0" t="0" r="0" b="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390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6BC5" w:rsidRPr="009E168A" w:rsidRDefault="00736BC5" w:rsidP="00E8702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 xml:space="preserve">ส่วนที่ 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FD21B" id="_x0000_s1028" type="#_x0000_t202" style="position:absolute;left:0;text-align:left;margin-left:606pt;margin-top:288.75pt;width:66.75pt;height:30.7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m05CgIAAPoDAAAOAAAAZHJzL2Uyb0RvYy54bWysU9tuGyEQfa/Uf0C817ve2nG88jpKk6aq&#10;lF6kpB+AWdaLCgwF7F336zOA7VrpW1Ue0MAMZ+acGVY3o1ZkL5yXYBo6nZSUCMOhlWbb0B/PD++u&#10;KfGBmZYpMKKhB+Hpzfrtm9Vga1FBD6oVjiCI8fVgG9qHYOui8LwXmvkJWGHQ2YHTLODRbYvWsQHR&#10;tSqqsrwqBnCtdcCF93h7n510nfC7TvDwreu8CEQ1FGsLaXdp38S9WK9YvXXM9pIfy2D/UIVm0mDS&#10;M9Q9C4zsnPwLSkvuwEMXJhx0AV0nuUgckM20fMXmqWdWJC4ojrdnmfz/g+Vf998dkW1Dq6sFJYZp&#10;bNKzGAP5ACOpoj6D9TWGPVkMDCNeY58TV28fgf/0xMBdz8xW3DoHQy9Yi/VN48vi4mnG8RFkM3yB&#10;FtOwXYAENHZOR/FQDoLo2KfDuTexFI6X17PFoppTwtH1flnO0Y4ZWH16bJ0PnwRoEo2GOmx9Amf7&#10;Rx9y6Ckk5jLwIJXCe1YrQ4aGLiPkK4+WAadTSY35y7jyvESOH02bHgcmVbaxFmWOpCPPzDiMmzHr&#10;e9JyA+0BVXCQhxE/Dxo9uN+UDDiIDfW/dswJStRng0oup7NZnNx0mM0XFR7cpWdz6WGGI1RDAyXZ&#10;vAtp2jOxW1S8k0mN2JpcybFkHLCk5/EzxAm+PKeoP192/QIAAP//AwBQSwMEFAAGAAgAAAAhANSY&#10;sH7hAAAADQEAAA8AAABkcnMvZG93bnJldi54bWxMj8FOwzAQRO9I/QdrkbhRu2nT0hCnQiCuINqC&#10;xM2Nt0nUeB3FbhP+nu0Jbjva0cybfDO6VlywD40nDbOpAoFUettQpWG/e71/ABGiIWtaT6jhBwNs&#10;islNbjLrB/rAyzZWgkMoZEZDHWOXSRnKGp0JU98h8e/oe2ciy76StjcDh7tWJkotpTMNcUNtOnyu&#10;sTxtz07D59vx+2uh3qsXl3aDH5Ukt5Za392OT48gIo7xzwxXfEaHgpkO/kw2iJZ1Mkt4TNSQrlYp&#10;iKtlvkj5OmhYztcKZJHL/yuKXwAAAP//AwBQSwECLQAUAAYACAAAACEAtoM4kv4AAADhAQAAEwAA&#10;AAAAAAAAAAAAAAAAAAAAW0NvbnRlbnRfVHlwZXNdLnhtbFBLAQItABQABgAIAAAAIQA4/SH/1gAA&#10;AJQBAAALAAAAAAAAAAAAAAAAAC8BAABfcmVscy8ucmVsc1BLAQItABQABgAIAAAAIQCSBm05CgIA&#10;APoDAAAOAAAAAAAAAAAAAAAAAC4CAABkcnMvZTJvRG9jLnhtbFBLAQItABQABgAIAAAAIQDUmLB+&#10;4QAAAA0BAAAPAAAAAAAAAAAAAAAAAGQEAABkcnMvZG93bnJldi54bWxQSwUGAAAAAAQABADzAAAA&#10;cgUAAAAA&#10;" filled="f" stroked="f">
                <v:textbox>
                  <w:txbxContent>
                    <w:p w:rsidR="00736BC5" w:rsidRPr="009E168A" w:rsidRDefault="00736BC5" w:rsidP="00E8702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hint="cs"/>
                          <w:b/>
                          <w:bCs/>
                          <w:cs/>
                        </w:rPr>
                        <w:t xml:space="preserve">ส่วนที่ 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1330" w:rsidRPr="007E1467">
        <w:rPr>
          <w:color w:val="FFFFFF" w:themeColor="background1"/>
          <w:cs/>
        </w:rPr>
        <w:t xml:space="preserve">  แผนภาพลำดับ</w:t>
      </w:r>
      <w:r w:rsidR="00A95AE5" w:rsidRPr="007E1467">
        <w:rPr>
          <w:color w:val="FFFFFF" w:themeColor="background1"/>
          <w:cs/>
        </w:rPr>
        <w:t>กิจกรรมแสดงการ</w:t>
      </w:r>
      <w:r w:rsidR="00A95AE5" w:rsidRPr="007E1467">
        <w:rPr>
          <w:color w:val="FFFFFF" w:themeColor="background1"/>
        </w:rPr>
        <w:t>XXXXX</w:t>
      </w:r>
      <w:bookmarkEnd w:id="632"/>
    </w:p>
    <w:p w:rsidR="008A66EC" w:rsidRPr="007E1467" w:rsidRDefault="008A66EC" w:rsidP="00991A87">
      <w:pPr>
        <w:pStyle w:val="a1"/>
        <w:jc w:val="right"/>
        <w:rPr>
          <w:color w:val="FFFFFF" w:themeColor="background1"/>
        </w:rPr>
      </w:pPr>
      <w:r w:rsidRPr="007E1467">
        <w:rPr>
          <w:noProof/>
          <w:color w:val="FFFFFF" w:themeColor="background1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798D1197" wp14:editId="33E8CFEF">
                <wp:simplePos x="0" y="0"/>
                <wp:positionH relativeFrom="column">
                  <wp:posOffset>3571240</wp:posOffset>
                </wp:positionH>
                <wp:positionV relativeFrom="paragraph">
                  <wp:posOffset>2797810</wp:posOffset>
                </wp:positionV>
                <wp:extent cx="3851910" cy="140462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8519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6BC5" w:rsidRDefault="00736BC5" w:rsidP="008A66EC">
                            <w:r>
                              <w:rPr>
                                <w:rFonts w:hint="cs"/>
                                <w:cs/>
                              </w:rPr>
                              <w:t>ภาพที่ 3-</w:t>
                            </w:r>
                            <w:r>
                              <w:t>6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แผนภาพลำดับกิจกรรมแสดงการ</w:t>
                            </w:r>
                            <w:r>
                              <w:t>YYY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8D1197" id="_x0000_s1029" type="#_x0000_t202" style="position:absolute;left:0;text-align:left;margin-left:281.2pt;margin-top:220.3pt;width:303.3pt;height:110.6pt;rotation:-90;z-index:251787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zL3GAIAAAoEAAAOAAAAZHJzL2Uyb0RvYy54bWysU11v2yAUfZ+0/4B4X2ynSZtYcaquXaZJ&#10;3YfU7gdgjGM04DIgsbNf3wvOUmt7m+YHC7j3Hs4597K5HbQiR+G8BFPRYpZTIgyHRpp9Rb8/796t&#10;KPGBmYYpMKKiJ+Hp7fbtm01vSzGHDlQjHEEQ48veVrQLwZZZ5nknNPMzsMJgsAWnWcCt22eNYz2i&#10;a5XN8/w668E11gEX3uPpwxik24TftoKHr23rRSCqosgtpL9L/zr+s+2GlXvHbCf5mQb7BxaaSYOX&#10;XqAeWGDk4ORfUFpyBx7aMOOgM2hbyUXSgGqK/A81Tx2zImlBc7y92OT/Hyz/cvzmiGywdzeUGKax&#10;R89iCOQ9DGQe7emtLzHryWJeGPAYU5NUbx+B//DEwH3HzF7cOQd9J1iD9IpYmU1KRxwfQer+MzR4&#10;DTsESEBD6zRxgL0prrGn+KVjNIfgZdi106VTkRnHw6vVslgXGOIYKxb5AgvTlayMaLET1vnwUYAm&#10;cVFRh6OQYNnx0YfI7jUlphvYSaXSOChD+oqul/NlKphEtAw4rUrqiq5Goqkgiv5gmrQOTKpxjRco&#10;c3YhCh8tCEM9JL+vfptbQ3NCW5IBqAgfE9LtwP2ipMfBrKj/eWBOUKI+GbR2XSwWcZLTZrG8QeHE&#10;TSP1NMIMR6iKBkrG5X1I0x8le3uHLdjJ5Ebs1cjkTBkHLpl0fhxxoqf7lPX6hLcvAAAA//8DAFBL&#10;AwQUAAYACAAAACEAN2n4JuIAAAALAQAADwAAAGRycy9kb3ducmV2LnhtbEyPQU7DMBBF90jcwRok&#10;Nog6bZqmDZlUqIgFCCHacgAnGZKAPY5ipw23x6xgOfpP/7/Jt5PR4kSD6ywjzGcRCOLK1h03CO/H&#10;x9s1COcV10pbJoRvcrAtLi9yldX2zHs6HXwjQgm7TCG03veZlK5qySg3sz1xyD7sYJQP59DIelDn&#10;UG60XETRShrVcVhoVU+7lqqvw2gQXsrnSX/G/DZa/xDf7J7GWJaviNdX0/0dCE+T/4PhVz+oQxGc&#10;Sjty7YRGSJNkHlCExTLdgAjEJl3FIEqEdbJMQBa5/P9D8QMAAP//AwBQSwECLQAUAAYACAAAACEA&#10;toM4kv4AAADhAQAAEwAAAAAAAAAAAAAAAAAAAAAAW0NvbnRlbnRfVHlwZXNdLnhtbFBLAQItABQA&#10;BgAIAAAAIQA4/SH/1gAAAJQBAAALAAAAAAAAAAAAAAAAAC8BAABfcmVscy8ucmVsc1BLAQItABQA&#10;BgAIAAAAIQCDpzL3GAIAAAoEAAAOAAAAAAAAAAAAAAAAAC4CAABkcnMvZTJvRG9jLnhtbFBLAQIt&#10;ABQABgAIAAAAIQA3afgm4gAAAAsBAAAPAAAAAAAAAAAAAAAAAHIEAABkcnMvZG93bnJldi54bWxQ&#10;SwUGAAAAAAQABADzAAAAgQUAAAAA&#10;" filled="f" stroked="f">
                <v:textbox style="mso-fit-shape-to-text:t">
                  <w:txbxContent>
                    <w:p w:rsidR="00736BC5" w:rsidRDefault="00736BC5" w:rsidP="008A66EC">
                      <w:r>
                        <w:rPr>
                          <w:rFonts w:hint="cs"/>
                          <w:cs/>
                        </w:rPr>
                        <w:t>ภาพที่ 3-</w:t>
                      </w:r>
                      <w:r>
                        <w:t>6</w:t>
                      </w:r>
                      <w:r>
                        <w:rPr>
                          <w:rFonts w:hint="cs"/>
                          <w:cs/>
                        </w:rPr>
                        <w:t xml:space="preserve"> แผนภาพลำดับกิจกรรมแสดงการ</w:t>
                      </w:r>
                      <w:r>
                        <w:t>YYY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E1467">
        <w:rPr>
          <w:noProof/>
          <w:color w:val="FFFFFF" w:themeColor="background1"/>
        </w:rPr>
        <w:drawing>
          <wp:inline distT="0" distB="0" distL="0" distR="0" wp14:anchorId="057DC3E4" wp14:editId="44D0C0EB">
            <wp:extent cx="7166560" cy="4205273"/>
            <wp:effectExtent l="13653" t="24447" r="10477" b="10478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quence_createprojec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77959" cy="4211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66EC" w:rsidRPr="007E1467" w:rsidRDefault="008A66EC" w:rsidP="00991A87">
      <w:pPr>
        <w:pStyle w:val="a0"/>
        <w:rPr>
          <w:color w:val="FFFFFF" w:themeColor="background1"/>
        </w:rPr>
      </w:pPr>
      <w:bookmarkStart w:id="633" w:name="_Toc424818810"/>
      <w:r w:rsidRPr="007E1467">
        <w:rPr>
          <w:color w:val="FFFFFF" w:themeColor="background1"/>
          <w:cs/>
        </w:rPr>
        <w:t xml:space="preserve">ภาพที่ </w:t>
      </w:r>
      <w:r w:rsidR="00530FE1" w:rsidRPr="007E1467">
        <w:rPr>
          <w:color w:val="FFFFFF" w:themeColor="background1"/>
          <w:cs/>
        </w:rPr>
        <w:fldChar w:fldCharType="begin"/>
      </w:r>
      <w:r w:rsidR="00530FE1" w:rsidRPr="007E1467">
        <w:rPr>
          <w:color w:val="FFFFFF" w:themeColor="background1"/>
          <w:cs/>
        </w:rPr>
        <w:instrText xml:space="preserve"> </w:instrText>
      </w:r>
      <w:r w:rsidR="00530FE1" w:rsidRPr="007E1467">
        <w:rPr>
          <w:color w:val="FFFFFF" w:themeColor="background1"/>
        </w:rPr>
        <w:instrText xml:space="preserve">STYLEREF </w:instrText>
      </w:r>
      <w:r w:rsidR="00530FE1" w:rsidRPr="007E1467">
        <w:rPr>
          <w:color w:val="FFFFFF" w:themeColor="background1"/>
          <w:cs/>
        </w:rPr>
        <w:instrText xml:space="preserve">1 </w:instrText>
      </w:r>
      <w:r w:rsidR="00530FE1" w:rsidRPr="007E1467">
        <w:rPr>
          <w:color w:val="FFFFFF" w:themeColor="background1"/>
        </w:rPr>
        <w:instrText>\s</w:instrText>
      </w:r>
      <w:r w:rsidR="00530FE1" w:rsidRPr="007E1467">
        <w:rPr>
          <w:color w:val="FFFFFF" w:themeColor="background1"/>
          <w:cs/>
        </w:rPr>
        <w:instrText xml:space="preserve"> </w:instrText>
      </w:r>
      <w:r w:rsidR="00530FE1" w:rsidRPr="007E1467">
        <w:rPr>
          <w:color w:val="FFFFFF" w:themeColor="background1"/>
          <w:cs/>
        </w:rPr>
        <w:fldChar w:fldCharType="separate"/>
      </w:r>
      <w:r w:rsidR="00530FE1" w:rsidRPr="007E1467">
        <w:rPr>
          <w:noProof/>
          <w:color w:val="FFFFFF" w:themeColor="background1"/>
          <w:cs/>
        </w:rPr>
        <w:t>3</w:t>
      </w:r>
      <w:r w:rsidR="00530FE1" w:rsidRPr="007E1467">
        <w:rPr>
          <w:color w:val="FFFFFF" w:themeColor="background1"/>
          <w:cs/>
        </w:rPr>
        <w:fldChar w:fldCharType="end"/>
      </w:r>
      <w:r w:rsidR="00530FE1" w:rsidRPr="007E1467">
        <w:rPr>
          <w:color w:val="FFFFFF" w:themeColor="background1"/>
          <w:cs/>
        </w:rPr>
        <w:noBreakHyphen/>
      </w:r>
      <w:r w:rsidR="00530FE1" w:rsidRPr="007E1467">
        <w:rPr>
          <w:color w:val="FFFFFF" w:themeColor="background1"/>
          <w:cs/>
        </w:rPr>
        <w:fldChar w:fldCharType="begin"/>
      </w:r>
      <w:r w:rsidR="00530FE1" w:rsidRPr="007E1467">
        <w:rPr>
          <w:color w:val="FFFFFF" w:themeColor="background1"/>
          <w:cs/>
        </w:rPr>
        <w:instrText xml:space="preserve"> </w:instrText>
      </w:r>
      <w:r w:rsidR="00530FE1" w:rsidRPr="007E1467">
        <w:rPr>
          <w:color w:val="FFFFFF" w:themeColor="background1"/>
        </w:rPr>
        <w:instrText xml:space="preserve">SEQ </w:instrText>
      </w:r>
      <w:r w:rsidR="00530FE1" w:rsidRPr="007E1467">
        <w:rPr>
          <w:color w:val="FFFFFF" w:themeColor="background1"/>
          <w:cs/>
        </w:rPr>
        <w:instrText xml:space="preserve">ภาพที่ </w:instrText>
      </w:r>
      <w:r w:rsidR="00530FE1" w:rsidRPr="007E1467">
        <w:rPr>
          <w:color w:val="FFFFFF" w:themeColor="background1"/>
        </w:rPr>
        <w:instrText>\</w:instrText>
      </w:r>
      <w:r w:rsidR="00530FE1" w:rsidRPr="007E1467">
        <w:rPr>
          <w:color w:val="FFFFFF" w:themeColor="background1"/>
          <w:cs/>
        </w:rPr>
        <w:instrText xml:space="preserve">* </w:instrText>
      </w:r>
      <w:r w:rsidR="00530FE1" w:rsidRPr="007E1467">
        <w:rPr>
          <w:color w:val="FFFFFF" w:themeColor="background1"/>
        </w:rPr>
        <w:instrText xml:space="preserve">ARABIC \s </w:instrText>
      </w:r>
      <w:r w:rsidR="00530FE1" w:rsidRPr="007E1467">
        <w:rPr>
          <w:color w:val="FFFFFF" w:themeColor="background1"/>
          <w:cs/>
        </w:rPr>
        <w:instrText xml:space="preserve">1 </w:instrText>
      </w:r>
      <w:r w:rsidR="00530FE1" w:rsidRPr="007E1467">
        <w:rPr>
          <w:color w:val="FFFFFF" w:themeColor="background1"/>
          <w:cs/>
        </w:rPr>
        <w:fldChar w:fldCharType="separate"/>
      </w:r>
      <w:r w:rsidR="00530FE1" w:rsidRPr="007E1467">
        <w:rPr>
          <w:noProof/>
          <w:color w:val="FFFFFF" w:themeColor="background1"/>
          <w:cs/>
        </w:rPr>
        <w:t>6</w:t>
      </w:r>
      <w:r w:rsidR="00530FE1" w:rsidRPr="007E1467">
        <w:rPr>
          <w:color w:val="FFFFFF" w:themeColor="background1"/>
          <w:cs/>
        </w:rPr>
        <w:fldChar w:fldCharType="end"/>
      </w:r>
      <w:r w:rsidRPr="007E1467">
        <w:rPr>
          <w:color w:val="FFFFFF" w:themeColor="background1"/>
          <w:cs/>
        </w:rPr>
        <w:t xml:space="preserve"> แผนภาพลำดับกิจกรรมแสดงการ</w:t>
      </w:r>
      <w:r w:rsidR="00F70E49" w:rsidRPr="007E1467">
        <w:rPr>
          <w:color w:val="FFFFFF" w:themeColor="background1"/>
        </w:rPr>
        <w:t>YYY</w:t>
      </w:r>
      <w:bookmarkEnd w:id="633"/>
    </w:p>
    <w:bookmarkStart w:id="634" w:name="_Toc424818156"/>
    <w:p w:rsidR="00530FE1" w:rsidRPr="007E1467" w:rsidRDefault="00B74E9B" w:rsidP="00991A87">
      <w:pPr>
        <w:keepNext/>
        <w:spacing w:line="240" w:lineRule="auto"/>
        <w:jc w:val="both"/>
      </w:pPr>
      <w:r w:rsidRPr="007E146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1785CEF7" wp14:editId="03619A2C">
                <wp:simplePos x="0" y="0"/>
                <wp:positionH relativeFrom="column">
                  <wp:posOffset>4428490</wp:posOffset>
                </wp:positionH>
                <wp:positionV relativeFrom="paragraph">
                  <wp:posOffset>3228975</wp:posOffset>
                </wp:positionV>
                <wp:extent cx="2825750" cy="1404620"/>
                <wp:effectExtent l="0" t="0" r="3175" b="0"/>
                <wp:wrapSquare wrapText="bothSides"/>
                <wp:docPr id="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825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6BC5" w:rsidRDefault="00736BC5" w:rsidP="00B74E9B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ภาพที่ 3-</w:t>
                            </w:r>
                            <w:r>
                              <w:t>7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8D47B7">
                              <w:rPr>
                                <w:cs/>
                              </w:rPr>
                              <w:t>แผนภาพ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ความสัมพันธ์ของฐานข้อมูล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5CEF7" id="_x0000_s1030" type="#_x0000_t202" style="position:absolute;left:0;text-align:left;margin-left:348.7pt;margin-top:254.25pt;width:222.5pt;height:110.6pt;rotation:-90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ofFGAIAAAoEAAAOAAAAZHJzL2Uyb0RvYy54bWysU11v2yAUfZ+0/4B4X/whp02sOFXXLtOk&#10;rpvU7gcQjGM04DIgsbNfvwvO0mh9q+YHC7jcc88597K6GbUiB+G8BNPQYpZTIgyHVppdQ388bz4s&#10;KPGBmZYpMKKhR+Hpzfr9u9Vga1FCD6oVjiCI8fVgG9qHYOss87wXmvkZWGEw2IHTLODW7bLWsQHR&#10;tcrKPL/KBnCtdcCF93h6PwXpOuF3neDhW9d5EYhqKHIL6e/Sfxv/2XrF6p1jtpf8RIO9gYVm0mDR&#10;M9Q9C4zsnXwFpSV34KELMw46g66TXCQNqKbI/1Hz1DMrkhY0x9uzTf7/wfLHw3dHZNvQxZISwzT2&#10;6FmMgXyEkZTRnsH6Gm89WbwXRjzGNiep3j4A/+mJgbuemZ24dQ6GXrAW6RUxM7tInXB8BNkOX6HF&#10;MmwfIAGNndPEAfamuMKe4peO0RyCxbBrx3OnIjOOh+WinF/PMcQxVlR5hYmpJKsjWuyEdT58FqBJ&#10;XDTU4SgkWHZ48CGye7kSrxvYSKXSOChDhoYu5+U8JVxEtAw4rUpqtGsimhKi6E+mTevApJrWWECZ&#10;kwtR+GRBGLdj8rv6a+4W2iPakgxARfiYkG4P7jclAw5mQ/2vPXOCEvXFoLXLoqriJKdNNb9G4cRd&#10;RraXEWY4QjU0UDIt70Ka/ijZ21tswUYmN2KvJiYnyjhwyaTT44gTfblPt16e8PoPAAAA//8DAFBL&#10;AwQUAAYACAAAACEAWzqwC+AAAAAMAQAADwAAAGRycy9kb3ducmV2LnhtbEyPwW7CMBBE75X6D9ZW&#10;6qUqNk2xII2DKiQuvVSFcHfiJYkar6PYhMDX15zKcTVPM2+z9WQ7NuLgW0cK5jMBDKlypqVaQbHf&#10;vi6B+aDJ6M4RKrigh3X++JDp1Lgz/eC4CzWLJeRTraAJoU8591WDVvuZ65FidnSD1SGeQ83NoM+x&#10;3Hb8TQjJrW4pLjS6x02D1e/uZBW8HDfF5fDlvq/SYrEoR9MmRVDq+Wn6/AAWcAr/MNz0ozrk0al0&#10;JzKedQqWYpVEVEGykhLYjRCJWAArY/Y+l8DzjN8/kf8BAAD//wMAUEsBAi0AFAAGAAgAAAAhALaD&#10;OJL+AAAA4QEAABMAAAAAAAAAAAAAAAAAAAAAAFtDb250ZW50X1R5cGVzXS54bWxQSwECLQAUAAYA&#10;CAAAACEAOP0h/9YAAACUAQAACwAAAAAAAAAAAAAAAAAvAQAAX3JlbHMvLnJlbHNQSwECLQAUAAYA&#10;CAAAACEAdZqHxRgCAAAKBAAADgAAAAAAAAAAAAAAAAAuAgAAZHJzL2Uyb0RvYy54bWxQSwECLQAU&#10;AAYACAAAACEAWzqwC+AAAAAMAQAADwAAAAAAAAAAAAAAAAByBAAAZHJzL2Rvd25yZXYueG1sUEsF&#10;BgAAAAAEAAQA8wAAAH8FAAAAAA==&#10;" filled="f" stroked="f">
                <v:textbox style="mso-fit-shape-to-text:t">
                  <w:txbxContent>
                    <w:p w:rsidR="00736BC5" w:rsidRDefault="00736BC5" w:rsidP="00B74E9B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ภาพที่ 3-</w:t>
                      </w:r>
                      <w:r>
                        <w:t>7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8D47B7">
                        <w:rPr>
                          <w:cs/>
                        </w:rPr>
                        <w:t>แผนภาพ</w:t>
                      </w:r>
                      <w:r>
                        <w:rPr>
                          <w:rFonts w:hint="cs"/>
                          <w:cs/>
                        </w:rPr>
                        <w:t>ความสัมพันธ์ของฐานข้อมูล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13A1" w:rsidRPr="007E1467">
        <w:rPr>
          <w:noProof/>
        </w:rPr>
        <w:drawing>
          <wp:inline distT="0" distB="0" distL="0" distR="0" wp14:anchorId="5264458D" wp14:editId="6BCD1B92">
            <wp:extent cx="7762075" cy="4893310"/>
            <wp:effectExtent l="24448" t="13652" r="16192" b="16193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ER_PROJECT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96821" cy="4915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4E9B" w:rsidRPr="007E1467" w:rsidRDefault="00530FE1" w:rsidP="00991A87">
      <w:pPr>
        <w:pStyle w:val="a0"/>
        <w:rPr>
          <w:color w:val="FFFFFF" w:themeColor="background1"/>
        </w:rPr>
      </w:pPr>
      <w:bookmarkStart w:id="635" w:name="_Toc424818811"/>
      <w:r w:rsidRPr="007E1467">
        <w:rPr>
          <w:color w:val="FFFFFF" w:themeColor="background1"/>
          <w:cs/>
        </w:rPr>
        <w:t xml:space="preserve">ภาพที่ </w:t>
      </w:r>
      <w:r w:rsidRPr="007E1467">
        <w:rPr>
          <w:color w:val="FFFFFF" w:themeColor="background1"/>
          <w:cs/>
        </w:rPr>
        <w:fldChar w:fldCharType="begin"/>
      </w:r>
      <w:r w:rsidRPr="007E1467">
        <w:rPr>
          <w:color w:val="FFFFFF" w:themeColor="background1"/>
          <w:cs/>
        </w:rPr>
        <w:instrText xml:space="preserve"> </w:instrText>
      </w:r>
      <w:r w:rsidRPr="007E1467">
        <w:rPr>
          <w:color w:val="FFFFFF" w:themeColor="background1"/>
        </w:rPr>
        <w:instrText xml:space="preserve">STYLEREF </w:instrText>
      </w:r>
      <w:r w:rsidRPr="007E1467">
        <w:rPr>
          <w:color w:val="FFFFFF" w:themeColor="background1"/>
          <w:cs/>
        </w:rPr>
        <w:instrText xml:space="preserve">1 </w:instrText>
      </w:r>
      <w:r w:rsidRPr="007E1467">
        <w:rPr>
          <w:color w:val="FFFFFF" w:themeColor="background1"/>
        </w:rPr>
        <w:instrText>\s</w:instrText>
      </w:r>
      <w:r w:rsidRPr="007E1467">
        <w:rPr>
          <w:color w:val="FFFFFF" w:themeColor="background1"/>
          <w:cs/>
        </w:rPr>
        <w:instrText xml:space="preserve"> </w:instrText>
      </w:r>
      <w:r w:rsidRPr="007E1467">
        <w:rPr>
          <w:color w:val="FFFFFF" w:themeColor="background1"/>
          <w:cs/>
        </w:rPr>
        <w:fldChar w:fldCharType="separate"/>
      </w:r>
      <w:r w:rsidRPr="007E1467">
        <w:rPr>
          <w:noProof/>
          <w:color w:val="FFFFFF" w:themeColor="background1"/>
          <w:cs/>
        </w:rPr>
        <w:t>3</w:t>
      </w:r>
      <w:r w:rsidRPr="007E1467">
        <w:rPr>
          <w:color w:val="FFFFFF" w:themeColor="background1"/>
          <w:cs/>
        </w:rPr>
        <w:fldChar w:fldCharType="end"/>
      </w:r>
      <w:r w:rsidRPr="007E1467">
        <w:rPr>
          <w:color w:val="FFFFFF" w:themeColor="background1"/>
          <w:cs/>
        </w:rPr>
        <w:noBreakHyphen/>
      </w:r>
      <w:r w:rsidRPr="007E1467">
        <w:rPr>
          <w:color w:val="FFFFFF" w:themeColor="background1"/>
          <w:cs/>
        </w:rPr>
        <w:fldChar w:fldCharType="begin"/>
      </w:r>
      <w:r w:rsidRPr="007E1467">
        <w:rPr>
          <w:color w:val="FFFFFF" w:themeColor="background1"/>
          <w:cs/>
        </w:rPr>
        <w:instrText xml:space="preserve"> </w:instrText>
      </w:r>
      <w:r w:rsidRPr="007E1467">
        <w:rPr>
          <w:color w:val="FFFFFF" w:themeColor="background1"/>
        </w:rPr>
        <w:instrText xml:space="preserve">SEQ </w:instrText>
      </w:r>
      <w:r w:rsidRPr="007E1467">
        <w:rPr>
          <w:color w:val="FFFFFF" w:themeColor="background1"/>
          <w:cs/>
        </w:rPr>
        <w:instrText xml:space="preserve">ภาพที่ </w:instrText>
      </w:r>
      <w:r w:rsidRPr="007E1467">
        <w:rPr>
          <w:color w:val="FFFFFF" w:themeColor="background1"/>
        </w:rPr>
        <w:instrText>\</w:instrText>
      </w:r>
      <w:r w:rsidRPr="007E1467">
        <w:rPr>
          <w:color w:val="FFFFFF" w:themeColor="background1"/>
          <w:cs/>
        </w:rPr>
        <w:instrText xml:space="preserve">* </w:instrText>
      </w:r>
      <w:r w:rsidRPr="007E1467">
        <w:rPr>
          <w:color w:val="FFFFFF" w:themeColor="background1"/>
        </w:rPr>
        <w:instrText xml:space="preserve">ARABIC \s </w:instrText>
      </w:r>
      <w:r w:rsidRPr="007E1467">
        <w:rPr>
          <w:color w:val="FFFFFF" w:themeColor="background1"/>
          <w:cs/>
        </w:rPr>
        <w:instrText xml:space="preserve">1 </w:instrText>
      </w:r>
      <w:r w:rsidRPr="007E1467">
        <w:rPr>
          <w:color w:val="FFFFFF" w:themeColor="background1"/>
          <w:cs/>
        </w:rPr>
        <w:fldChar w:fldCharType="separate"/>
      </w:r>
      <w:r w:rsidRPr="007E1467">
        <w:rPr>
          <w:noProof/>
          <w:color w:val="FFFFFF" w:themeColor="background1"/>
          <w:cs/>
        </w:rPr>
        <w:t>7</w:t>
      </w:r>
      <w:r w:rsidRPr="007E1467">
        <w:rPr>
          <w:color w:val="FFFFFF" w:themeColor="background1"/>
          <w:cs/>
        </w:rPr>
        <w:fldChar w:fldCharType="end"/>
      </w:r>
      <w:r w:rsidRPr="007E1467">
        <w:rPr>
          <w:color w:val="FFFFFF" w:themeColor="background1"/>
          <w:cs/>
        </w:rPr>
        <w:t xml:space="preserve">  </w:t>
      </w:r>
      <w:r w:rsidR="00C13639" w:rsidRPr="007E1467">
        <w:rPr>
          <w:color w:val="FFFFFF" w:themeColor="background1"/>
          <w:cs/>
        </w:rPr>
        <w:t>แผนภาพความสัมพันธ์ของฐานข้อมูล</w:t>
      </w:r>
      <w:bookmarkEnd w:id="634"/>
      <w:bookmarkEnd w:id="635"/>
    </w:p>
    <w:p w:rsidR="00462CF5" w:rsidRPr="007E1467" w:rsidRDefault="00462CF5" w:rsidP="00991A87">
      <w:pPr>
        <w:pStyle w:val="Heading2"/>
      </w:pPr>
      <w:bookmarkStart w:id="636" w:name="_Toc399842575"/>
      <w:bookmarkStart w:id="637" w:name="_Toc487543118"/>
      <w:r w:rsidRPr="007E1467">
        <w:rPr>
          <w:cs/>
        </w:rPr>
        <w:lastRenderedPageBreak/>
        <w:t>วิเคราะห์และออกแบบ</w:t>
      </w:r>
      <w:hyperlink r:id="rId28" w:history="1">
        <w:r w:rsidRPr="007E1467">
          <w:rPr>
            <w:cs/>
          </w:rPr>
          <w:t>อัลกอริทึม</w:t>
        </w:r>
        <w:bookmarkEnd w:id="636"/>
      </w:hyperlink>
      <w:r w:rsidRPr="007E1467">
        <w:rPr>
          <w:cs/>
        </w:rPr>
        <w:t xml:space="preserve"> (รวมถึงอัลกอริทึมทาง </w:t>
      </w:r>
      <w:r w:rsidRPr="007E1467">
        <w:t>Math Modeling</w:t>
      </w:r>
      <w:r w:rsidRPr="007E1467">
        <w:rPr>
          <w:cs/>
        </w:rPr>
        <w:t>)</w:t>
      </w:r>
      <w:bookmarkEnd w:id="637"/>
    </w:p>
    <w:p w:rsidR="00462CF5" w:rsidRPr="007E1467" w:rsidRDefault="00462CF5" w:rsidP="00991A87">
      <w:pPr>
        <w:spacing w:line="240" w:lineRule="auto"/>
        <w:ind w:firstLine="720"/>
      </w:pPr>
      <w:r w:rsidRPr="007E1467">
        <w:rPr>
          <w:cs/>
        </w:rPr>
        <w: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t>
      </w:r>
    </w:p>
    <w:p w:rsidR="00462CF5" w:rsidRPr="007E1467" w:rsidRDefault="00462CF5" w:rsidP="00991A87">
      <w:pPr>
        <w:pStyle w:val="Heading3"/>
      </w:pPr>
      <w:bookmarkStart w:id="638" w:name="_Toc453683059"/>
      <w:bookmarkStart w:id="639" w:name="_Toc453683471"/>
      <w:bookmarkStart w:id="640" w:name="_Toc453683731"/>
      <w:bookmarkStart w:id="641" w:name="_Toc487543119"/>
      <w:r w:rsidRPr="007E1467">
        <w:rPr>
          <w:cs/>
        </w:rPr>
        <w:t>ขั้นตอนวิธีและคำอธิบาย (</w:t>
      </w:r>
      <w:r w:rsidRPr="007E1467">
        <w:t>Flow Charts</w:t>
      </w:r>
      <w:r w:rsidRPr="007E1467">
        <w:rPr>
          <w:cs/>
        </w:rPr>
        <w:t>)</w:t>
      </w:r>
      <w:bookmarkEnd w:id="638"/>
      <w:bookmarkEnd w:id="639"/>
      <w:bookmarkEnd w:id="640"/>
      <w:bookmarkEnd w:id="641"/>
      <w:r w:rsidRPr="007E1467">
        <w:rPr>
          <w:cs/>
        </w:rPr>
        <w:t xml:space="preserve"> </w:t>
      </w:r>
    </w:p>
    <w:p w:rsidR="00462CF5" w:rsidRPr="007E1467" w:rsidRDefault="00462CF5" w:rsidP="00991A87">
      <w:pPr>
        <w:spacing w:line="240" w:lineRule="auto"/>
      </w:pPr>
      <w:r w:rsidRPr="007E1467">
        <w:rPr>
          <w:cs/>
        </w:rPr>
        <w: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t>
      </w:r>
    </w:p>
    <w:p w:rsidR="00462CF5" w:rsidRPr="007E1467" w:rsidRDefault="00462CF5" w:rsidP="00991A87">
      <w:pPr>
        <w:pStyle w:val="Heading3"/>
      </w:pPr>
      <w:bookmarkStart w:id="642" w:name="_Toc453683060"/>
      <w:bookmarkStart w:id="643" w:name="_Toc453683472"/>
      <w:bookmarkStart w:id="644" w:name="_Toc453683732"/>
      <w:bookmarkStart w:id="645" w:name="_Toc487543120"/>
      <w:r w:rsidRPr="007E1467">
        <w:rPr>
          <w:cs/>
        </w:rPr>
        <w:t>รหัสเทียมและคำอธิบาย (</w:t>
      </w:r>
      <w:r w:rsidRPr="007E1467">
        <w:t>Pseudo Code</w:t>
      </w:r>
      <w:r w:rsidRPr="007E1467">
        <w:rPr>
          <w:cs/>
        </w:rPr>
        <w:t>)</w:t>
      </w:r>
      <w:bookmarkEnd w:id="642"/>
      <w:bookmarkEnd w:id="643"/>
      <w:bookmarkEnd w:id="644"/>
      <w:bookmarkEnd w:id="645"/>
    </w:p>
    <w:p w:rsidR="00462CF5" w:rsidRPr="007E1467" w:rsidRDefault="00462CF5" w:rsidP="00991A87">
      <w:pPr>
        <w:spacing w:line="240" w:lineRule="auto"/>
      </w:pPr>
      <w:r w:rsidRPr="007E1467">
        <w:rPr>
          <w:cs/>
        </w:rPr>
        <w: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t>
      </w:r>
    </w:p>
    <w:p w:rsidR="00E941E8" w:rsidRPr="007E1467" w:rsidRDefault="00E941E8" w:rsidP="00991A87">
      <w:pPr>
        <w:pStyle w:val="Heading2"/>
      </w:pPr>
      <w:bookmarkStart w:id="646" w:name="_Toc399842576"/>
      <w:bookmarkStart w:id="647" w:name="_Toc487543121"/>
      <w:r w:rsidRPr="007E1467">
        <w:rPr>
          <w:cs/>
        </w:rPr>
        <w:t>วิเคราะห์และออกแบบฐานข้อมูล</w:t>
      </w:r>
      <w:bookmarkEnd w:id="646"/>
      <w:bookmarkEnd w:id="647"/>
    </w:p>
    <w:p w:rsidR="00E941E8" w:rsidRPr="007E1467" w:rsidRDefault="00E941E8" w:rsidP="00991A87">
      <w:pPr>
        <w:spacing w:line="240" w:lineRule="auto"/>
        <w:rPr>
          <w:cs/>
        </w:rPr>
      </w:pPr>
      <w:r w:rsidRPr="007E1467">
        <w:rPr>
          <w:cs/>
        </w:rPr>
        <w:t>หากนิสิตพัฒนาระบบสารสนเทศ หรือทำอัลกอริทึม และมีการต้องเรียกใช้ฐานข้อมูล ให้นิสิตเขียนบรรยายความในส่วนนี้ โดยใส่รายการในหัวข้อย่อย</w:t>
      </w:r>
    </w:p>
    <w:p w:rsidR="00E941E8" w:rsidRPr="007E1467" w:rsidRDefault="00E941E8" w:rsidP="00991A87">
      <w:pPr>
        <w:pStyle w:val="Heading3"/>
      </w:pPr>
      <w:bookmarkStart w:id="648" w:name="_Toc453683062"/>
      <w:bookmarkStart w:id="649" w:name="_Toc453683474"/>
      <w:bookmarkStart w:id="650" w:name="_Toc453683734"/>
      <w:bookmarkStart w:id="651" w:name="_Toc487543122"/>
      <w:r w:rsidRPr="007E1467">
        <w:rPr>
          <w:cs/>
        </w:rPr>
        <w:t>ส่วนที่ 1</w:t>
      </w:r>
      <w:bookmarkEnd w:id="648"/>
      <w:bookmarkEnd w:id="649"/>
      <w:bookmarkEnd w:id="650"/>
      <w:bookmarkEnd w:id="651"/>
    </w:p>
    <w:p w:rsidR="00E941E8" w:rsidRPr="007E1467" w:rsidRDefault="00E941E8" w:rsidP="00991A87">
      <w:pPr>
        <w:pStyle w:val="Heading3"/>
      </w:pPr>
      <w:bookmarkStart w:id="652" w:name="_Toc453683063"/>
      <w:bookmarkStart w:id="653" w:name="_Toc453683475"/>
      <w:bookmarkStart w:id="654" w:name="_Toc453683735"/>
      <w:bookmarkStart w:id="655" w:name="_Toc487543123"/>
      <w:r w:rsidRPr="007E1467">
        <w:rPr>
          <w:cs/>
        </w:rPr>
        <w:t>ส่วนที่ 2</w:t>
      </w:r>
      <w:bookmarkEnd w:id="652"/>
      <w:bookmarkEnd w:id="653"/>
      <w:bookmarkEnd w:id="654"/>
      <w:bookmarkEnd w:id="655"/>
    </w:p>
    <w:p w:rsidR="00E941E8" w:rsidRPr="007E1467" w:rsidRDefault="00E941E8" w:rsidP="00991A87">
      <w:pPr>
        <w:pStyle w:val="Heading3"/>
      </w:pPr>
      <w:bookmarkStart w:id="656" w:name="_Toc453683064"/>
      <w:bookmarkStart w:id="657" w:name="_Toc453683476"/>
      <w:bookmarkStart w:id="658" w:name="_Toc453683736"/>
      <w:bookmarkStart w:id="659" w:name="_Toc487543124"/>
      <w:r w:rsidRPr="007E1467">
        <w:rPr>
          <w:cs/>
        </w:rPr>
        <w:t>ส่วนที่ 3</w:t>
      </w:r>
      <w:bookmarkEnd w:id="656"/>
      <w:bookmarkEnd w:id="657"/>
      <w:bookmarkEnd w:id="658"/>
      <w:bookmarkEnd w:id="659"/>
    </w:p>
    <w:p w:rsidR="002958E5" w:rsidRPr="007E1467" w:rsidRDefault="002958E5" w:rsidP="00991A87">
      <w:pPr>
        <w:pStyle w:val="Heading2"/>
      </w:pPr>
      <w:bookmarkStart w:id="660" w:name="_Toc487543125"/>
      <w:r w:rsidRPr="007E1467">
        <w:rPr>
          <w:cs/>
        </w:rPr>
        <w:t>วิเคราะห์และออกแบบส่วนติดต่อกับผู้ใช้</w:t>
      </w:r>
      <w:bookmarkEnd w:id="660"/>
    </w:p>
    <w:p w:rsidR="002958E5" w:rsidRPr="007E1467" w:rsidRDefault="002958E5" w:rsidP="00991A87">
      <w:pPr>
        <w:pStyle w:val="Heading2"/>
      </w:pPr>
      <w:bookmarkStart w:id="661" w:name="_Toc487543126"/>
      <w:r w:rsidRPr="007E1467">
        <w:rPr>
          <w:cs/>
        </w:rPr>
        <w:t>วิเคราะห์และออกแบบรายงาน</w:t>
      </w:r>
      <w:bookmarkEnd w:id="661"/>
    </w:p>
    <w:p w:rsidR="0027582E" w:rsidRPr="007E1467" w:rsidRDefault="0027582E" w:rsidP="00991A87">
      <w:pPr>
        <w:pStyle w:val="Heading2"/>
      </w:pPr>
      <w:bookmarkStart w:id="662" w:name="_Toc487543127"/>
      <w:r w:rsidRPr="007E1467">
        <w:rPr>
          <w:cs/>
        </w:rPr>
        <w:t>วิเคราะห์และออกแบบการทดสอบ</w:t>
      </w:r>
      <w:bookmarkEnd w:id="662"/>
    </w:p>
    <w:p w:rsidR="0027582E" w:rsidRPr="007E1467" w:rsidRDefault="0027582E" w:rsidP="00991A87">
      <w:pPr>
        <w:spacing w:line="240" w:lineRule="auto"/>
        <w:jc w:val="center"/>
        <w:rPr>
          <w:cs/>
        </w:rPr>
        <w:sectPr w:rsidR="0027582E" w:rsidRPr="007E1467" w:rsidSect="00991A87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</w:p>
    <w:p w:rsidR="001C2674" w:rsidRPr="007E1467" w:rsidRDefault="00A87D64" w:rsidP="00991A87">
      <w:pPr>
        <w:pStyle w:val="Heading1"/>
        <w:spacing w:line="240" w:lineRule="auto"/>
      </w:pPr>
      <w:bookmarkStart w:id="663" w:name="_Toc399842583"/>
      <w:bookmarkStart w:id="664" w:name="_Toc487543128"/>
      <w:r>
        <w:rPr>
          <w:cs/>
        </w:rPr>
        <w:lastRenderedPageBreak/>
        <w:br/>
      </w:r>
      <w:r w:rsidR="00B27644" w:rsidRPr="007E1467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05C618E" wp14:editId="03175D88">
                <wp:simplePos x="0" y="0"/>
                <wp:positionH relativeFrom="column">
                  <wp:posOffset>5146206</wp:posOffset>
                </wp:positionH>
                <wp:positionV relativeFrom="paragraph">
                  <wp:posOffset>-652145</wp:posOffset>
                </wp:positionV>
                <wp:extent cx="457200" cy="45720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89936" id="Rectangle 9" o:spid="_x0000_s1026" style="position:absolute;margin-left:405.2pt;margin-top:-51.35pt;width:36pt;height:36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B+GjQIAAIMFAAAOAAAAZHJzL2Uyb0RvYy54bWysVE1v2zAMvQ/YfxB0X50U6bYGdYogRYcB&#10;RVu0HXpWZCk2IIsapcTJfv0oyXbarthhWA4KZZKPH3rkxeW+NWyn0DdgSz49mXCmrISqsZuS/3i6&#10;/vSVMx+ErYQBq0p+UJ5fLj5+uOjcXJ1CDaZSyAjE+nnnSl6H4OZF4WWtWuFPwClLSg3YikBX3BQV&#10;io7QW1OcTiafiw6wcghSeU9fr7KSLxK+1kqGO629CsyUnHIL6cR0ruNZLC7EfIPC1Y3s0xD/kEUr&#10;GktBR6grEQTbYvMHVNtIBA86nEhoC9C6kSrVQNVMJ2+qeayFU6kWao53Y5v8/4OVt7t7ZE1V8nPO&#10;rGjpiR6oacJujGLnsT2d83OyenT32N88ibHWvcY2/lMVbJ9aehhbqvaBSfo4O/tCz8SZJFUvE0px&#10;dHbowzcFLYtCyZGCp0aK3Y0P2XQwibE8mKa6boxJl8gStTLIdoLed72ZxoQJ/JWVsdHWQvTK6vil&#10;iHXlSpIUDkZFO2MflKaGUO6nKZFExWMQIaWyYZpVtahUjn02od8QfUgr5ZIAI7Km+CN2DzBYZpAB&#10;O2fZ20dXlZg8Ok/+llh2Hj1SZLBhdG4bC/gegKGq+sjZfmhSbk3s0hqqA9EFIc+Rd/K6oWe7ET7c&#10;C6TBoZemZRDu6NAGupJDL3FWA/5673u0Jz6TlrOOBrHk/udWoOLMfLfE9PPpbBYnN10ShTjDl5r1&#10;S43dtisgLkxp7TiZRHLGYAZRI7TPtDOWMSqphJUUu+Qy4HBZhbwgaOtItVwmM5pWJ8KNfXQygseu&#10;Rlo+7Z8Fup67gUh/C8PQivkbCmfb6GlhuQ2gm8TvY1/7ftOkJ+L0Wymukpf3ZHXcnYvfAAAA//8D&#10;AFBLAwQUAAYACAAAACEAmybyveEAAAAMAQAADwAAAGRycy9kb3ducmV2LnhtbEyPwUrEMBCG74Lv&#10;EEbwIrtJG3FLbbqoIHjx4LqIx2wTm7LNpDTZtuvTO570OP98/PNNtV18zyY7xi6ggmwtgFlsgumw&#10;VbB/f14VwGLSaHQf0Co42wjb+vKi0qUJM77ZaZdaRiUYS63ApTSUnMfGWa/jOgwWafcVRq8TjWPL&#10;zahnKvc9z4W44153SBecHuyTs81xd/IKXs9Svkw38jjvO9l23/zz8cMFpa6vlod7YMku6Q+GX31S&#10;h5qcDuGEJrJeQZGJW0IVrDKRb4ARUhQ5RQeKpNgAryv+/4n6BwAA//8DAFBLAQItABQABgAIAAAA&#10;IQC2gziS/gAAAOEBAAATAAAAAAAAAAAAAAAAAAAAAABbQ29udGVudF9UeXBlc10ueG1sUEsBAi0A&#10;FAAGAAgAAAAhADj9If/WAAAAlAEAAAsAAAAAAAAAAAAAAAAALwEAAF9yZWxzLy5yZWxzUEsBAi0A&#10;FAAGAAgAAAAhAEPMH4aNAgAAgwUAAA4AAAAAAAAAAAAAAAAALgIAAGRycy9lMm9Eb2MueG1sUEsB&#10;Ai0AFAAGAAgAAAAhAJsm8r3hAAAADAEAAA8AAAAAAAAAAAAAAAAA5wQAAGRycy9kb3ducmV2Lnht&#10;bFBLBQYAAAAABAAEAPMAAAD1BQAAAAA=&#10;" fillcolor="white [3212]" stroked="f" strokeweight="1pt"/>
            </w:pict>
          </mc:Fallback>
        </mc:AlternateContent>
      </w:r>
      <w:r w:rsidR="00476DB7" w:rsidRPr="007E1467">
        <w:rPr>
          <w:cs/>
        </w:rPr>
        <w:br/>
      </w:r>
      <w:r w:rsidR="001C2674" w:rsidRPr="007E1467">
        <w:rPr>
          <w:cs/>
        </w:rPr>
        <w:t>สรุปผล</w:t>
      </w:r>
      <w:bookmarkEnd w:id="663"/>
      <w:r w:rsidR="003D63AD" w:rsidRPr="007E1467">
        <w:rPr>
          <w:cs/>
        </w:rPr>
        <w:t>การปฏิบัติงาน</w:t>
      </w:r>
      <w:r w:rsidR="00B74E9B" w:rsidRPr="007E1467">
        <w:rPr>
          <w:cs/>
        </w:rPr>
        <w:t>สหกิจศึกษา</w:t>
      </w:r>
      <w:bookmarkEnd w:id="664"/>
    </w:p>
    <w:p w:rsidR="00F31E88" w:rsidRPr="007E1467" w:rsidRDefault="00F31E88" w:rsidP="00991A87">
      <w:pPr>
        <w:spacing w:after="0" w:line="240" w:lineRule="auto"/>
      </w:pPr>
    </w:p>
    <w:p w:rsidR="00E1319C" w:rsidRPr="007E1467" w:rsidRDefault="00E1319C" w:rsidP="00991A87">
      <w:pPr>
        <w:spacing w:line="240" w:lineRule="auto"/>
        <w:ind w:firstLine="720"/>
        <w:rPr>
          <w:color w:val="FF0000"/>
        </w:rPr>
      </w:pPr>
      <w:bookmarkStart w:id="665" w:name="_Toc420265978"/>
      <w:bookmarkStart w:id="666" w:name="_Toc399842584"/>
      <w:del w:id="667" w:author="Pahommie" w:date="2014-11-05T21:26:00Z">
        <w:r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del w:id="668" w:author="Pahommie" w:date="2014-11-05T21:26:00Z">
        <w:r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</w:t>
      </w:r>
    </w:p>
    <w:p w:rsidR="001C2674" w:rsidRPr="007E1467" w:rsidRDefault="005C3BDE" w:rsidP="00991A87">
      <w:pPr>
        <w:pStyle w:val="Heading2"/>
      </w:pPr>
      <w:bookmarkStart w:id="669" w:name="_Toc487543129"/>
      <w:bookmarkEnd w:id="665"/>
      <w:bookmarkEnd w:id="666"/>
      <w:r w:rsidRPr="007E1467">
        <w:rPr>
          <w:cs/>
        </w:rPr>
        <w:t>ชื่อระบบ/งาน</w:t>
      </w:r>
      <w:bookmarkEnd w:id="669"/>
    </w:p>
    <w:p w:rsidR="005C3BDE" w:rsidRPr="007E1467" w:rsidRDefault="001C2674" w:rsidP="00991A87">
      <w:pPr>
        <w:spacing w:line="240" w:lineRule="auto"/>
        <w:ind w:firstLine="720"/>
        <w:rPr>
          <w:color w:val="FF0000"/>
        </w:rPr>
      </w:pPr>
      <w:del w:id="670" w:author="Pahommie" w:date="2014-11-18T09:54:00Z">
        <w:r w:rsidRPr="007E1467" w:rsidDel="00AA2C27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bookmarkStart w:id="671" w:name="_Toc409752885"/>
      <w:bookmarkStart w:id="672" w:name="_Toc409753297"/>
      <w:bookmarkStart w:id="673" w:name="_Toc416273484"/>
      <w:bookmarkStart w:id="674" w:name="_Toc416341282"/>
      <w:bookmarkStart w:id="675" w:name="_Toc420265979"/>
      <w:bookmarkStart w:id="676" w:name="_Toc420387337"/>
      <w:bookmarkStart w:id="677" w:name="_Toc420485933"/>
      <w:bookmarkStart w:id="678" w:name="_Toc420525091"/>
      <w:bookmarkStart w:id="679" w:name="_Toc420734900"/>
      <w:bookmarkStart w:id="680" w:name="_Toc420739393"/>
      <w:del w:id="681" w:author="Pahommie" w:date="2014-11-05T21:26:00Z">
        <w:r w:rsidR="005C3BDE"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="005C3BDE"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del w:id="682" w:author="Pahommie" w:date="2014-11-05T21:26:00Z">
        <w:r w:rsidR="005C3BDE"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="005C3BDE" w:rsidRPr="007E1467">
        <w:rPr>
          <w:color w:val="FF0000"/>
          <w:cs/>
        </w:rPr>
        <w:t>...........................................................................................................................................................</w:t>
      </w:r>
    </w:p>
    <w:p w:rsidR="00BD7241" w:rsidRPr="007E1467" w:rsidRDefault="006B1544" w:rsidP="00991A87">
      <w:pPr>
        <w:pStyle w:val="Heading3"/>
        <w:rPr>
          <w:ins w:id="683" w:author="Pahommie" w:date="2014-11-18T10:38:00Z"/>
        </w:rPr>
      </w:pPr>
      <w:bookmarkStart w:id="684" w:name="_Toc453667501"/>
      <w:bookmarkStart w:id="685" w:name="_Toc453683067"/>
      <w:bookmarkStart w:id="686" w:name="_Toc453683482"/>
      <w:bookmarkStart w:id="687" w:name="_Toc453683742"/>
      <w:bookmarkStart w:id="688" w:name="_Toc48754313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r>
        <w:rPr>
          <w:rFonts w:hint="cs"/>
          <w:cs/>
        </w:rPr>
        <w:t>มอ</w:t>
      </w:r>
      <w:r w:rsidR="00F95158" w:rsidRPr="007E1467">
        <w:rPr>
          <w:cs/>
        </w:rPr>
        <w:t>ดูล1</w:t>
      </w:r>
      <w:r w:rsidR="005C3BDE" w:rsidRPr="007E1467">
        <w:rPr>
          <w:cs/>
        </w:rPr>
        <w:t>.........</w:t>
      </w:r>
      <w:bookmarkEnd w:id="684"/>
      <w:bookmarkEnd w:id="685"/>
      <w:bookmarkEnd w:id="686"/>
      <w:bookmarkEnd w:id="687"/>
      <w:bookmarkEnd w:id="688"/>
    </w:p>
    <w:p w:rsidR="005C3BDE" w:rsidRPr="007E1467" w:rsidRDefault="005C3BDE" w:rsidP="00991A87">
      <w:pPr>
        <w:spacing w:line="240" w:lineRule="auto"/>
        <w:ind w:firstLine="720"/>
        <w:rPr>
          <w:noProof/>
        </w:rPr>
      </w:pPr>
      <w:del w:id="689" w:author="Pahommie" w:date="2014-11-05T21:26:00Z">
        <w:r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B74E9B" w:rsidRPr="007E1467">
        <w:rPr>
          <w:color w:val="FF0000"/>
          <w:cs/>
        </w:rPr>
        <w:t>ปรากฏดังภาพที่ 4-1 ต่อไปนี้</w:t>
      </w:r>
    </w:p>
    <w:p w:rsidR="00961424" w:rsidRPr="007E1467" w:rsidRDefault="005C3BDE" w:rsidP="00991A87">
      <w:pPr>
        <w:pStyle w:val="a0"/>
      </w:pPr>
      <w:r w:rsidRPr="007E1467">
        <w:rPr>
          <w:noProof/>
        </w:rPr>
        <w:drawing>
          <wp:inline distT="0" distB="0" distL="0" distR="0" wp14:anchorId="7E82B1C1" wp14:editId="76EA2708">
            <wp:extent cx="3573780" cy="1546225"/>
            <wp:effectExtent l="19050" t="19050" r="26670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3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8" r="18594"/>
                    <a:stretch/>
                  </pic:blipFill>
                  <pic:spPr bwMode="auto">
                    <a:xfrm>
                      <a:off x="0" y="0"/>
                      <a:ext cx="3573780" cy="1546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E9B" w:rsidRPr="007E1467" w:rsidRDefault="000E398E" w:rsidP="00991A87">
      <w:pPr>
        <w:pStyle w:val="a0"/>
        <w:spacing w:before="320" w:after="320"/>
      </w:pPr>
      <w:bookmarkStart w:id="690" w:name="_Toc424818812"/>
      <w:r w:rsidRPr="007E1467">
        <w:rPr>
          <w:cs/>
        </w:rPr>
        <w:t xml:space="preserve">ภาพที่ </w:t>
      </w:r>
      <w:r w:rsidR="008248EE">
        <w:fldChar w:fldCharType="begin"/>
      </w:r>
      <w:r w:rsidR="008248EE">
        <w:instrText xml:space="preserve"> STYLEREF 1 \s </w:instrText>
      </w:r>
      <w:r w:rsidR="008248EE">
        <w:fldChar w:fldCharType="separate"/>
      </w:r>
      <w:r w:rsidR="00530FE1" w:rsidRPr="007E1467">
        <w:rPr>
          <w:noProof/>
          <w:cs/>
        </w:rPr>
        <w:t>4</w:t>
      </w:r>
      <w:r w:rsidR="008248EE">
        <w:rPr>
          <w:noProof/>
        </w:rPr>
        <w:fldChar w:fldCharType="end"/>
      </w:r>
      <w:r w:rsidR="00530FE1" w:rsidRPr="007E1467">
        <w:rPr>
          <w:cs/>
        </w:rPr>
        <w:noBreakHyphen/>
      </w:r>
      <w:r w:rsidR="008248EE">
        <w:fldChar w:fldCharType="begin"/>
      </w:r>
      <w:r w:rsidR="008248EE">
        <w:instrText xml:space="preserve"> SEQ </w:instrText>
      </w:r>
      <w:r w:rsidR="008248EE">
        <w:rPr>
          <w:cs/>
        </w:rPr>
        <w:instrText xml:space="preserve">ภาพที่ </w:instrText>
      </w:r>
      <w:r w:rsidR="008248EE">
        <w:instrText>\</w:instrText>
      </w:r>
      <w:r w:rsidR="008248EE">
        <w:rPr>
          <w:cs/>
        </w:rPr>
        <w:instrText xml:space="preserve">* </w:instrText>
      </w:r>
      <w:r w:rsidR="008248EE">
        <w:instrText xml:space="preserve">ARABIC \s 1 </w:instrText>
      </w:r>
      <w:r w:rsidR="008248EE">
        <w:fldChar w:fldCharType="separate"/>
      </w:r>
      <w:r w:rsidR="00530FE1" w:rsidRPr="007E1467">
        <w:rPr>
          <w:noProof/>
          <w:cs/>
        </w:rPr>
        <w:t>1</w:t>
      </w:r>
      <w:r w:rsidR="008248EE">
        <w:rPr>
          <w:noProof/>
        </w:rPr>
        <w:fldChar w:fldCharType="end"/>
      </w:r>
      <w:r w:rsidRPr="007E1467">
        <w:rPr>
          <w:cs/>
        </w:rPr>
        <w:t xml:space="preserve">  </w:t>
      </w:r>
      <w:r w:rsidR="00961424" w:rsidRPr="007E1467">
        <w:rPr>
          <w:cs/>
        </w:rPr>
        <w:t>หน้าจอ</w:t>
      </w:r>
      <w:r w:rsidR="005C3BDE" w:rsidRPr="007E1467">
        <w:t>XXXXX</w:t>
      </w:r>
      <w:bookmarkEnd w:id="690"/>
    </w:p>
    <w:p w:rsidR="005C3BDE" w:rsidRPr="007E1467" w:rsidRDefault="006B1544" w:rsidP="00991A87">
      <w:pPr>
        <w:pStyle w:val="Heading3"/>
        <w:rPr>
          <w:ins w:id="691" w:author="Pahommie" w:date="2014-11-18T10:38:00Z"/>
        </w:rPr>
      </w:pPr>
      <w:bookmarkStart w:id="692" w:name="_Toc453667502"/>
      <w:bookmarkStart w:id="693" w:name="_Toc453683068"/>
      <w:bookmarkStart w:id="694" w:name="_Toc453683483"/>
      <w:bookmarkStart w:id="695" w:name="_Toc453683743"/>
      <w:bookmarkStart w:id="696" w:name="_Toc487543131"/>
      <w:r>
        <w:rPr>
          <w:cs/>
        </w:rPr>
        <w:lastRenderedPageBreak/>
        <w:t>มอ</w:t>
      </w:r>
      <w:r w:rsidR="00F95158" w:rsidRPr="007E1467">
        <w:rPr>
          <w:cs/>
        </w:rPr>
        <w:t>ดูล2</w:t>
      </w:r>
      <w:r w:rsidR="005C3BDE" w:rsidRPr="007E1467">
        <w:rPr>
          <w:cs/>
        </w:rPr>
        <w:t>.........</w:t>
      </w:r>
      <w:bookmarkEnd w:id="692"/>
      <w:bookmarkEnd w:id="693"/>
      <w:bookmarkEnd w:id="694"/>
      <w:bookmarkEnd w:id="695"/>
      <w:bookmarkEnd w:id="696"/>
    </w:p>
    <w:p w:rsidR="005C3BDE" w:rsidRPr="007E1467" w:rsidRDefault="005C3BDE" w:rsidP="00991A87">
      <w:pPr>
        <w:spacing w:line="240" w:lineRule="auto"/>
        <w:ind w:firstLine="720"/>
        <w:rPr>
          <w:noProof/>
        </w:rPr>
      </w:pPr>
      <w:del w:id="697" w:author="Pahommie" w:date="2014-11-05T21:26:00Z">
        <w:r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ปรากฏดังภาพที่ 4-</w:t>
      </w:r>
      <w:r w:rsidRPr="007E1467">
        <w:rPr>
          <w:color w:val="FF0000"/>
        </w:rPr>
        <w:t>2</w:t>
      </w:r>
      <w:r w:rsidRPr="007E1467">
        <w:rPr>
          <w:color w:val="FF0000"/>
          <w:cs/>
        </w:rPr>
        <w:t xml:space="preserve"> ต่อไปนี้</w:t>
      </w:r>
    </w:p>
    <w:p w:rsidR="005C3BDE" w:rsidRPr="007E1467" w:rsidRDefault="005C3BDE" w:rsidP="00991A87">
      <w:pPr>
        <w:pStyle w:val="a0"/>
      </w:pPr>
      <w:r w:rsidRPr="007E1467">
        <w:rPr>
          <w:noProof/>
        </w:rPr>
        <w:drawing>
          <wp:inline distT="0" distB="0" distL="0" distR="0" wp14:anchorId="0FE849BB" wp14:editId="5D614D18">
            <wp:extent cx="5177945" cy="2240280"/>
            <wp:effectExtent l="19050" t="19050" r="22860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3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8" r="18594"/>
                    <a:stretch/>
                  </pic:blipFill>
                  <pic:spPr bwMode="auto">
                    <a:xfrm>
                      <a:off x="0" y="0"/>
                      <a:ext cx="5178450" cy="2240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BDE" w:rsidRPr="007E1467" w:rsidRDefault="005C3BDE" w:rsidP="00991A87">
      <w:pPr>
        <w:pStyle w:val="a0"/>
      </w:pPr>
      <w:bookmarkStart w:id="698" w:name="_Toc424818813"/>
      <w:r w:rsidRPr="007E1467">
        <w:rPr>
          <w:cs/>
        </w:rPr>
        <w:t xml:space="preserve">ภาพที่ </w:t>
      </w:r>
      <w:r w:rsidR="008248EE">
        <w:fldChar w:fldCharType="begin"/>
      </w:r>
      <w:r w:rsidR="008248EE">
        <w:instrText xml:space="preserve"> STYLEREF 1 \s </w:instrText>
      </w:r>
      <w:r w:rsidR="008248EE">
        <w:fldChar w:fldCharType="separate"/>
      </w:r>
      <w:r w:rsidR="00530FE1" w:rsidRPr="007E1467">
        <w:rPr>
          <w:noProof/>
          <w:cs/>
        </w:rPr>
        <w:t>4</w:t>
      </w:r>
      <w:r w:rsidR="008248EE">
        <w:rPr>
          <w:noProof/>
        </w:rPr>
        <w:fldChar w:fldCharType="end"/>
      </w:r>
      <w:r w:rsidR="00530FE1" w:rsidRPr="007E1467">
        <w:rPr>
          <w:cs/>
        </w:rPr>
        <w:noBreakHyphen/>
      </w:r>
      <w:r w:rsidR="008248EE">
        <w:fldChar w:fldCharType="begin"/>
      </w:r>
      <w:r w:rsidR="008248EE">
        <w:instrText xml:space="preserve"> SEQ </w:instrText>
      </w:r>
      <w:r w:rsidR="008248EE">
        <w:rPr>
          <w:cs/>
        </w:rPr>
        <w:instrText xml:space="preserve">ภาพที่ </w:instrText>
      </w:r>
      <w:r w:rsidR="008248EE">
        <w:instrText>\</w:instrText>
      </w:r>
      <w:r w:rsidR="008248EE">
        <w:rPr>
          <w:cs/>
        </w:rPr>
        <w:instrText xml:space="preserve">* </w:instrText>
      </w:r>
      <w:r w:rsidR="008248EE">
        <w:instrText xml:space="preserve">ARABIC \s 1 </w:instrText>
      </w:r>
      <w:r w:rsidR="008248EE">
        <w:fldChar w:fldCharType="separate"/>
      </w:r>
      <w:r w:rsidR="00530FE1" w:rsidRPr="007E1467">
        <w:rPr>
          <w:noProof/>
          <w:cs/>
        </w:rPr>
        <w:t>2</w:t>
      </w:r>
      <w:r w:rsidR="008248EE">
        <w:rPr>
          <w:noProof/>
        </w:rPr>
        <w:fldChar w:fldCharType="end"/>
      </w:r>
      <w:r w:rsidRPr="007E1467">
        <w:rPr>
          <w:cs/>
        </w:rPr>
        <w:t xml:space="preserve">  หน้าจอ</w:t>
      </w:r>
      <w:r w:rsidRPr="007E1467">
        <w:t>XXXXX</w:t>
      </w:r>
      <w:bookmarkEnd w:id="698"/>
    </w:p>
    <w:p w:rsidR="005C3BDE" w:rsidRPr="007E1467" w:rsidRDefault="005C3BDE" w:rsidP="00991A87">
      <w:pPr>
        <w:pStyle w:val="a0"/>
        <w:spacing w:before="320" w:after="320"/>
        <w:jc w:val="left"/>
      </w:pPr>
    </w:p>
    <w:p w:rsidR="0015699B" w:rsidRPr="007E1467" w:rsidRDefault="0015699B" w:rsidP="00991A87">
      <w:pPr>
        <w:spacing w:line="240" w:lineRule="auto"/>
      </w:pPr>
    </w:p>
    <w:p w:rsidR="003860DC" w:rsidRPr="007E1467" w:rsidRDefault="003860DC" w:rsidP="00991A87">
      <w:pPr>
        <w:spacing w:line="240" w:lineRule="auto"/>
        <w:rPr>
          <w:cs/>
        </w:rPr>
      </w:pPr>
    </w:p>
    <w:p w:rsidR="00EB4A25" w:rsidRPr="007E1467" w:rsidRDefault="00EB4A25" w:rsidP="00991A87">
      <w:pPr>
        <w:pStyle w:val="Heading1"/>
        <w:spacing w:line="240" w:lineRule="auto"/>
        <w:rPr>
          <w:cs/>
        </w:rPr>
        <w:sectPr w:rsidR="00EB4A25" w:rsidRPr="007E1467" w:rsidSect="00991A87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  <w:bookmarkStart w:id="699" w:name="_Toc399842591"/>
    </w:p>
    <w:bookmarkStart w:id="700" w:name="_Toc487543132"/>
    <w:p w:rsidR="001C2674" w:rsidRPr="007E1467" w:rsidRDefault="00B27644" w:rsidP="00991A87">
      <w:pPr>
        <w:pStyle w:val="Heading1"/>
        <w:spacing w:line="240" w:lineRule="auto"/>
      </w:pPr>
      <w:r w:rsidRPr="007E146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8D77A77" wp14:editId="7D8224E2">
                <wp:simplePos x="0" y="0"/>
                <wp:positionH relativeFrom="column">
                  <wp:posOffset>5140159</wp:posOffset>
                </wp:positionH>
                <wp:positionV relativeFrom="paragraph">
                  <wp:posOffset>-652145</wp:posOffset>
                </wp:positionV>
                <wp:extent cx="457200" cy="45720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D8626" id="Rectangle 8" o:spid="_x0000_s1026" style="position:absolute;margin-left:404.75pt;margin-top:-51.35pt;width:36pt;height:3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IWnjQIAAIMFAAAOAAAAZHJzL2Uyb0RvYy54bWysVE1v2zAMvQ/YfxB0X5wU7dYGdYqgRYcB&#10;QVu0HXpWZCk2IIsapcTJfv0oyXa6rthhWA4KZZKPH3rk5dW+NWyn0DdgSz6bTDlTVkLV2E3Jvz/f&#10;fjrnzAdhK2HAqpIflOdXi48fLjs3VydQg6kUMgKxft65ktchuHlReFmrVvgJOGVJqQFbEeiKm6JC&#10;0RF6a4qT6fRz0QFWDkEq7+nrTVbyRcLXWslwr7VXgZmSU24hnZjOdTyLxaWYb1C4upF9GuIfsmhF&#10;YynoCHUjgmBbbP6AahuJ4EGHiYS2AK0bqVINVM1s+qaap1o4lWqh5ng3tsn/P1h5t3tA1lQlp4ey&#10;oqUneqSmCbsxip3H9nTOz8nqyT1gf/Mkxlr3Gtv4T1WwfWrpYWyp2gcm6ePp2Rd6Js4kqXqZUIqj&#10;s0MfvipoWRRKjhQ8NVLsVj5k08EkxvJgmuq2MSZdIkvUtUG2E/S+680sJkzgv1kZG20tRK+sjl+K&#10;WFeuJEnhYFS0M/ZRaWoI5X6SEklUPAYRUiobZllVi0rl2GdT+g3Rh7RSLgkwImuKP2L3AINlBhmw&#10;c5a9fXRVicmj8/RviWXn0SNFBhtG57axgO8BGKqqj5zthybl1sQuraE6EF0Q8hx5J28beraV8OFB&#10;IA0OvTQtg3BPhzbQlRx6ibMa8Od736M98Zm0nHU0iCX3P7YCFWfmmyWmX8xOT+PkpkuiEGf4WrN+&#10;rbHb9hqICzNaO04mkZwxmEHUCO0L7YxljEoqYSXFLrkMOFyuQ14QtHWkWi6TGU2rE2Fln5yM4LGr&#10;kZbP+xeBruduINLfwTC0Yv6Gwtk2elpYbgPoJvH72Ne+3zTpiTj9Voqr5PU9WR135+IXAAAA//8D&#10;AFBLAwQUAAYACAAAACEA4Rgh9OIAAAAMAQAADwAAAGRycy9kb3ducmV2LnhtbEyPwU7DMAyG70i8&#10;Q2QkLmhLughWStMJkJC4cNiYEMesMU21JqmarO14eswJjv796ffncjO7jo04xDZ4BdlSAENfB9P6&#10;RsH+/WWRA4tJe6O74FHBGSNsqsuLUhcmTH6L4y41jEp8LLQCm1JfcB5ri07HZejR0+4rDE4nGoeG&#10;m0FPVO46vhLijjvderpgdY/PFuvj7uQUvJ2lfB1v5HHat7Jpv/nn04cNSl1fzY8PwBLO6Q+GX31S&#10;h4qcDuHkTWSdglzc3xKqYJGJ1RoYIXmeUXSgSIo18Krk/5+ofgAAAP//AwBQSwECLQAUAAYACAAA&#10;ACEAtoM4kv4AAADhAQAAEwAAAAAAAAAAAAAAAAAAAAAAW0NvbnRlbnRfVHlwZXNdLnhtbFBLAQIt&#10;ABQABgAIAAAAIQA4/SH/1gAAAJQBAAALAAAAAAAAAAAAAAAAAC8BAABfcmVscy8ucmVsc1BLAQIt&#10;ABQABgAIAAAAIQD0vIWnjQIAAIMFAAAOAAAAAAAAAAAAAAAAAC4CAABkcnMvZTJvRG9jLnhtbFBL&#10;AQItABQABgAIAAAAIQDhGCH04gAAAAwBAAAPAAAAAAAAAAAAAAAAAOcEAABkcnMvZG93bnJldi54&#10;bWxQSwUGAAAAAAQABADzAAAA9gUAAAAA&#10;" fillcolor="white [3212]" stroked="f" strokeweight="1pt"/>
            </w:pict>
          </mc:Fallback>
        </mc:AlternateContent>
      </w:r>
      <w:r w:rsidR="00476DB7" w:rsidRPr="007E1467">
        <w:rPr>
          <w:cs/>
        </w:rPr>
        <w:br/>
      </w:r>
      <w:r w:rsidR="00E63E4A" w:rsidRPr="007E1467">
        <w:rPr>
          <w:cs/>
        </w:rPr>
        <w:br/>
      </w:r>
      <w:bookmarkStart w:id="701" w:name="_Toc420266029"/>
      <w:bookmarkEnd w:id="699"/>
      <w:r w:rsidR="0015699B" w:rsidRPr="007E1467">
        <w:rPr>
          <w:cs/>
        </w:rPr>
        <w:t>สรุปและวิจารณ์ผล</w:t>
      </w:r>
      <w:r w:rsidR="003D63AD" w:rsidRPr="007E1467">
        <w:rPr>
          <w:cs/>
        </w:rPr>
        <w:t>การปฏิบัติงาน</w:t>
      </w:r>
      <w:r w:rsidR="0015699B" w:rsidRPr="007E1467">
        <w:rPr>
          <w:cs/>
        </w:rPr>
        <w:t>สหกิจศึกษา</w:t>
      </w:r>
      <w:bookmarkEnd w:id="700"/>
      <w:bookmarkEnd w:id="701"/>
    </w:p>
    <w:p w:rsidR="00F31E88" w:rsidRPr="007E1467" w:rsidRDefault="00F31E88" w:rsidP="00991A87">
      <w:pPr>
        <w:spacing w:after="0" w:line="240" w:lineRule="auto"/>
      </w:pPr>
    </w:p>
    <w:p w:rsidR="00AE1AA4" w:rsidRPr="007E1467" w:rsidRDefault="001C2674" w:rsidP="00991A87">
      <w:pPr>
        <w:spacing w:line="240" w:lineRule="auto"/>
        <w:ind w:firstLine="720"/>
        <w:rPr>
          <w:color w:val="FF0000"/>
        </w:rPr>
      </w:pPr>
      <w:del w:id="702" w:author="Pahommie" w:date="2014-11-05T21:26:00Z">
        <w:r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="003959E0"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1C2674" w:rsidRPr="007E1467" w:rsidRDefault="001C2674" w:rsidP="00991A87">
      <w:pPr>
        <w:pStyle w:val="Heading2"/>
      </w:pPr>
      <w:bookmarkStart w:id="703" w:name="_Toc399842592"/>
      <w:bookmarkStart w:id="704" w:name="_Toc487543133"/>
      <w:r w:rsidRPr="007E1467">
        <w:rPr>
          <w:cs/>
        </w:rPr>
        <w:t>สรุปผล</w:t>
      </w:r>
      <w:r w:rsidR="003D63AD" w:rsidRPr="007E1467">
        <w:rPr>
          <w:cs/>
        </w:rPr>
        <w:t>การปฏิบัติงาน</w:t>
      </w:r>
      <w:r w:rsidRPr="007E1467">
        <w:rPr>
          <w:cs/>
        </w:rPr>
        <w:t>สหกิจศึกษา</w:t>
      </w:r>
      <w:bookmarkEnd w:id="703"/>
      <w:bookmarkEnd w:id="704"/>
    </w:p>
    <w:p w:rsidR="003959E0" w:rsidRPr="007E1467" w:rsidRDefault="001C2674" w:rsidP="00991A87">
      <w:pPr>
        <w:spacing w:line="240" w:lineRule="auto"/>
        <w:ind w:firstLine="720"/>
        <w:rPr>
          <w:color w:val="FF0000"/>
        </w:rPr>
      </w:pPr>
      <w:del w:id="705" w:author="Pahommie" w:date="2014-11-05T21:39:00Z">
        <w:r w:rsidRPr="007E1467" w:rsidDel="00572421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del w:id="706" w:author="Pahommie" w:date="2014-11-05T21:26:00Z">
        <w:r w:rsidR="003959E0"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="003959E0"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del w:id="707" w:author="Pahommie" w:date="2014-11-05T21:26:00Z">
        <w:r w:rsidR="003959E0"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="003959E0"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3959E0" w:rsidRPr="007E1467" w:rsidRDefault="003959E0" w:rsidP="00991A87">
      <w:pPr>
        <w:spacing w:line="240" w:lineRule="auto"/>
        <w:ind w:firstLine="720"/>
        <w:rPr>
          <w:color w:val="FF0000"/>
        </w:rPr>
      </w:pPr>
      <w:del w:id="708" w:author="Pahommie" w:date="2014-11-05T21:26:00Z">
        <w:r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del w:id="709" w:author="Pahommie" w:date="2014-11-05T21:26:00Z">
        <w:r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del w:id="710" w:author="Pahommie" w:date="2014-11-05T21:26:00Z">
        <w:r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del w:id="711" w:author="Pahommie" w:date="2014-11-05T21:26:00Z">
        <w:r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......................................................................</w:t>
      </w:r>
      <w:r w:rsidRPr="007E1467">
        <w:rPr>
          <w:color w:val="FF0000"/>
          <w:cs/>
        </w:rPr>
        <w:lastRenderedPageBreak/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3959E0" w:rsidRPr="007E1467" w:rsidRDefault="003959E0" w:rsidP="00991A87">
      <w:pPr>
        <w:spacing w:line="240" w:lineRule="auto"/>
        <w:ind w:firstLine="720"/>
        <w:rPr>
          <w:color w:val="FF0000"/>
        </w:rPr>
      </w:pPr>
      <w:del w:id="712" w:author="Pahommie" w:date="2014-11-05T21:26:00Z">
        <w:r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del w:id="713" w:author="Pahommie" w:date="2014-11-05T21:26:00Z">
        <w:r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6B04BB" w:rsidRPr="007E1467" w:rsidRDefault="001C2674" w:rsidP="00991A87">
      <w:pPr>
        <w:pStyle w:val="Heading2"/>
      </w:pPr>
      <w:bookmarkStart w:id="714" w:name="_Toc399842593"/>
      <w:bookmarkStart w:id="715" w:name="_Toc487543134"/>
      <w:r w:rsidRPr="007E1467">
        <w:rPr>
          <w:cs/>
        </w:rPr>
        <w:t>ประโยชน์ของการทำโครงงานสหกิจ</w:t>
      </w:r>
      <w:bookmarkEnd w:id="714"/>
      <w:r w:rsidR="006B04BB" w:rsidRPr="007E1467">
        <w:rPr>
          <w:cs/>
        </w:rPr>
        <w:t>ศึกษา</w:t>
      </w:r>
      <w:bookmarkEnd w:id="715"/>
    </w:p>
    <w:p w:rsidR="00C13884" w:rsidRPr="007E1467" w:rsidRDefault="00C13884">
      <w:pPr>
        <w:spacing w:after="0" w:line="240" w:lineRule="auto"/>
        <w:ind w:firstLine="709"/>
        <w:rPr>
          <w:color w:val="FF0000"/>
        </w:rPr>
        <w:pPrChange w:id="716" w:author="jane" w:date="2014-09-30T13:37:00Z">
          <w:pPr/>
        </w:pPrChange>
      </w:pPr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</w:t>
      </w:r>
    </w:p>
    <w:p w:rsidR="00C13884" w:rsidRPr="007E1467" w:rsidRDefault="00C13884" w:rsidP="00991A87">
      <w:pPr>
        <w:pStyle w:val="ListParagraph"/>
        <w:numPr>
          <w:ilvl w:val="0"/>
          <w:numId w:val="229"/>
        </w:numPr>
        <w:tabs>
          <w:tab w:val="left" w:pos="360"/>
        </w:tabs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.........................................................................................................................................................................................................</w:t>
      </w:r>
    </w:p>
    <w:p w:rsidR="001C2674" w:rsidRPr="007E1467" w:rsidRDefault="00C13884" w:rsidP="00991A87">
      <w:pPr>
        <w:pStyle w:val="ListParagraph"/>
        <w:numPr>
          <w:ilvl w:val="0"/>
          <w:numId w:val="229"/>
        </w:numPr>
        <w:tabs>
          <w:tab w:val="left" w:pos="360"/>
        </w:tabs>
        <w:spacing w:line="240" w:lineRule="auto"/>
        <w:ind w:left="0" w:firstLine="720"/>
        <w:rPr>
          <w:rFonts w:cs="TH SarabunPSK"/>
          <w:szCs w:val="32"/>
          <w:cs/>
        </w:rPr>
      </w:pPr>
      <w:r w:rsidRPr="007E1467">
        <w:rPr>
          <w:rFonts w:cs="TH SarabunPSK"/>
          <w:color w:val="FF0000"/>
          <w:szCs w:val="32"/>
          <w:cs/>
        </w:rPr>
        <w:t>..................................................................................................................................................</w:t>
      </w:r>
      <w:del w:id="717" w:author="Pahommie" w:date="2014-11-07T15:04:00Z">
        <w:r w:rsidR="001C2674" w:rsidRPr="007E1467" w:rsidDel="00976E03">
          <w:rPr>
            <w:rFonts w:cs="TH SarabunPSK"/>
            <w:szCs w:val="32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</w:p>
    <w:p w:rsidR="001C2674" w:rsidRPr="007E1467" w:rsidRDefault="001C2674" w:rsidP="00991A87">
      <w:pPr>
        <w:pStyle w:val="Heading2"/>
      </w:pPr>
      <w:bookmarkStart w:id="718" w:name="_Toc399842594"/>
      <w:bookmarkStart w:id="719" w:name="_Toc487543135"/>
      <w:r w:rsidRPr="007E1467">
        <w:rPr>
          <w:cs/>
        </w:rPr>
        <w:t>ข้อดีของ</w:t>
      </w:r>
      <w:r w:rsidR="003D63AD" w:rsidRPr="007E1467">
        <w:rPr>
          <w:cs/>
        </w:rPr>
        <w:t>การปฏิบัติงาน</w:t>
      </w:r>
      <w:r w:rsidRPr="007E1467">
        <w:rPr>
          <w:cs/>
        </w:rPr>
        <w:t>สหกิจศึกษา</w:t>
      </w:r>
      <w:bookmarkEnd w:id="718"/>
      <w:bookmarkEnd w:id="719"/>
    </w:p>
    <w:p w:rsidR="00167FCA" w:rsidRPr="007E1467" w:rsidRDefault="00167FCA">
      <w:pPr>
        <w:spacing w:after="0" w:line="240" w:lineRule="auto"/>
        <w:ind w:firstLine="709"/>
        <w:rPr>
          <w:color w:val="FF0000"/>
        </w:rPr>
        <w:pPrChange w:id="720" w:author="jane" w:date="2014-09-30T13:37:00Z">
          <w:pPr/>
        </w:pPrChange>
      </w:pPr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</w:t>
      </w:r>
    </w:p>
    <w:p w:rsidR="00167FCA" w:rsidRPr="007E1467" w:rsidRDefault="00167FCA" w:rsidP="00991A87">
      <w:pPr>
        <w:pStyle w:val="ListParagraph"/>
        <w:numPr>
          <w:ilvl w:val="0"/>
          <w:numId w:val="334"/>
        </w:numPr>
        <w:tabs>
          <w:tab w:val="left" w:pos="360"/>
        </w:tabs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.........................................................................................................................................................................................................</w:t>
      </w:r>
    </w:p>
    <w:p w:rsidR="001C2674" w:rsidRPr="007E1467" w:rsidRDefault="00167FCA" w:rsidP="00991A87">
      <w:pPr>
        <w:pStyle w:val="ListParagraph"/>
        <w:numPr>
          <w:ilvl w:val="0"/>
          <w:numId w:val="334"/>
        </w:numPr>
        <w:tabs>
          <w:tab w:val="left" w:pos="360"/>
        </w:tabs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..................................................................................................................................................</w:t>
      </w:r>
      <w:del w:id="721" w:author="Pahommie" w:date="2014-11-07T15:14:00Z">
        <w:r w:rsidR="001C2674" w:rsidRPr="007E1467" w:rsidDel="00976E03">
          <w:rPr>
            <w:rFonts w:cs="TH SarabunPSK"/>
            <w:szCs w:val="32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</w:p>
    <w:p w:rsidR="001C2674" w:rsidRPr="007E1467" w:rsidRDefault="001C2674" w:rsidP="00991A87">
      <w:pPr>
        <w:pStyle w:val="Heading2"/>
      </w:pPr>
      <w:bookmarkStart w:id="722" w:name="_Toc399842596"/>
      <w:bookmarkStart w:id="723" w:name="_Toc487543136"/>
      <w:r w:rsidRPr="007E1467">
        <w:rPr>
          <w:cs/>
        </w:rPr>
        <w:t>ปัญหา</w:t>
      </w:r>
      <w:r w:rsidR="00A92467" w:rsidRPr="007E1467">
        <w:rPr>
          <w:cs/>
        </w:rPr>
        <w:t xml:space="preserve"> </w:t>
      </w:r>
      <w:r w:rsidRPr="007E1467">
        <w:rPr>
          <w:cs/>
        </w:rPr>
        <w:t>อุปสรรค</w:t>
      </w:r>
      <w:bookmarkEnd w:id="722"/>
      <w:r w:rsidR="00A92467" w:rsidRPr="007E1467">
        <w:rPr>
          <w:cs/>
        </w:rPr>
        <w:t>ในการปฏิบัติงานสหกิจศึกษา และแนวทางแก้ปัญหา</w:t>
      </w:r>
      <w:bookmarkEnd w:id="723"/>
    </w:p>
    <w:p w:rsidR="00167FCA" w:rsidRPr="007E1467" w:rsidRDefault="00167FCA">
      <w:pPr>
        <w:spacing w:after="0" w:line="240" w:lineRule="auto"/>
        <w:ind w:firstLine="709"/>
        <w:rPr>
          <w:color w:val="FF0000"/>
        </w:rPr>
        <w:pPrChange w:id="724" w:author="jane" w:date="2014-09-30T13:37:00Z">
          <w:pPr/>
        </w:pPrChange>
      </w:pPr>
      <w:bookmarkStart w:id="725" w:name="_Toc399842597"/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</w:t>
      </w:r>
    </w:p>
    <w:p w:rsidR="00167FCA" w:rsidRPr="007E1467" w:rsidRDefault="00167FCA" w:rsidP="00991A87">
      <w:pPr>
        <w:pStyle w:val="ListParagraph"/>
        <w:numPr>
          <w:ilvl w:val="0"/>
          <w:numId w:val="233"/>
        </w:numPr>
        <w:tabs>
          <w:tab w:val="left" w:pos="360"/>
        </w:tabs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lastRenderedPageBreak/>
        <w:t>.........................................................................................................................................................................................................</w:t>
      </w:r>
    </w:p>
    <w:p w:rsidR="00167FCA" w:rsidRPr="007E1467" w:rsidRDefault="00167FCA" w:rsidP="00991A87">
      <w:pPr>
        <w:pStyle w:val="ListParagraph"/>
        <w:numPr>
          <w:ilvl w:val="0"/>
          <w:numId w:val="233"/>
        </w:numPr>
        <w:tabs>
          <w:tab w:val="left" w:pos="360"/>
        </w:tabs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..................................................................................................................................................</w:t>
      </w:r>
    </w:p>
    <w:p w:rsidR="001C2674" w:rsidRPr="007E1467" w:rsidRDefault="001C2674" w:rsidP="00991A87">
      <w:pPr>
        <w:pStyle w:val="Heading2"/>
      </w:pPr>
      <w:bookmarkStart w:id="726" w:name="_Toc487543137"/>
      <w:r w:rsidRPr="007E1467">
        <w:rPr>
          <w:cs/>
        </w:rPr>
        <w:t>ข้อเสนอแนะ</w:t>
      </w:r>
      <w:bookmarkEnd w:id="725"/>
      <w:bookmarkEnd w:id="726"/>
    </w:p>
    <w:p w:rsidR="001C2674" w:rsidRPr="007E1467" w:rsidRDefault="00A87B97">
      <w:pPr>
        <w:spacing w:after="0" w:line="240" w:lineRule="auto"/>
        <w:ind w:firstLine="709"/>
        <w:rPr>
          <w:color w:val="FF0000"/>
        </w:rPr>
        <w:pPrChange w:id="727" w:author="jane" w:date="2014-09-30T13:37:00Z">
          <w:pPr/>
        </w:pPrChange>
      </w:pPr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</w:t>
      </w:r>
    </w:p>
    <w:p w:rsidR="001C2674" w:rsidRPr="007E1467" w:rsidRDefault="00A87B97" w:rsidP="00991A87">
      <w:pPr>
        <w:pStyle w:val="ListParagraph"/>
        <w:numPr>
          <w:ilvl w:val="0"/>
          <w:numId w:val="233"/>
        </w:numPr>
        <w:tabs>
          <w:tab w:val="left" w:pos="360"/>
        </w:tabs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.........................................................................................................................................................................................................</w:t>
      </w:r>
    </w:p>
    <w:p w:rsidR="004B4B62" w:rsidRPr="007E1467" w:rsidRDefault="00A87B97" w:rsidP="00991A87">
      <w:pPr>
        <w:pStyle w:val="ListParagraph"/>
        <w:numPr>
          <w:ilvl w:val="0"/>
          <w:numId w:val="233"/>
        </w:numPr>
        <w:tabs>
          <w:tab w:val="left" w:pos="360"/>
        </w:tabs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..................................................................................................................................................</w:t>
      </w:r>
    </w:p>
    <w:p w:rsidR="001C2674" w:rsidRPr="007E1467" w:rsidRDefault="001C2674" w:rsidP="00991A87">
      <w:pPr>
        <w:spacing w:line="240" w:lineRule="auto"/>
      </w:pPr>
    </w:p>
    <w:p w:rsidR="001C2674" w:rsidRPr="007E1467" w:rsidDel="00A061C5" w:rsidRDefault="001C2674" w:rsidP="00991A87">
      <w:pPr>
        <w:spacing w:line="240" w:lineRule="auto"/>
        <w:rPr>
          <w:del w:id="728" w:author="jane" w:date="2014-09-30T13:37:00Z"/>
        </w:rPr>
      </w:pPr>
    </w:p>
    <w:p w:rsidR="001C2674" w:rsidRPr="007E1467" w:rsidDel="00A061C5" w:rsidRDefault="001C2674" w:rsidP="00991A87">
      <w:pPr>
        <w:spacing w:line="240" w:lineRule="auto"/>
        <w:rPr>
          <w:del w:id="729" w:author="jane" w:date="2014-09-30T13:37:00Z"/>
        </w:rPr>
      </w:pPr>
    </w:p>
    <w:p w:rsidR="001C2674" w:rsidRPr="007E1467" w:rsidDel="00A061C5" w:rsidRDefault="001C2674" w:rsidP="00991A87">
      <w:pPr>
        <w:spacing w:line="240" w:lineRule="auto"/>
        <w:rPr>
          <w:del w:id="730" w:author="jane" w:date="2014-09-30T13:37:00Z"/>
        </w:rPr>
      </w:pPr>
    </w:p>
    <w:p w:rsidR="001C2674" w:rsidRPr="007E1467" w:rsidDel="00A061C5" w:rsidRDefault="001C2674" w:rsidP="00991A87">
      <w:pPr>
        <w:spacing w:line="240" w:lineRule="auto"/>
        <w:rPr>
          <w:del w:id="731" w:author="jane" w:date="2014-09-30T13:37:00Z"/>
        </w:rPr>
      </w:pPr>
    </w:p>
    <w:p w:rsidR="001C2674" w:rsidRPr="007E1467" w:rsidDel="00A061C5" w:rsidRDefault="001C2674" w:rsidP="00991A87">
      <w:pPr>
        <w:spacing w:line="240" w:lineRule="auto"/>
        <w:rPr>
          <w:del w:id="732" w:author="jane" w:date="2014-09-30T13:37:00Z"/>
        </w:rPr>
      </w:pPr>
    </w:p>
    <w:p w:rsidR="001C2674" w:rsidRPr="007E1467" w:rsidDel="00A061C5" w:rsidRDefault="001C2674" w:rsidP="00991A87">
      <w:pPr>
        <w:spacing w:line="240" w:lineRule="auto"/>
        <w:rPr>
          <w:del w:id="733" w:author="jane" w:date="2014-09-30T13:37:00Z"/>
        </w:rPr>
      </w:pPr>
    </w:p>
    <w:p w:rsidR="001C2674" w:rsidRPr="007E1467" w:rsidRDefault="001C2674" w:rsidP="00991A87">
      <w:pPr>
        <w:spacing w:line="240" w:lineRule="auto"/>
      </w:pPr>
    </w:p>
    <w:p w:rsidR="00A061C5" w:rsidRPr="007E1467" w:rsidDel="00D34C41" w:rsidRDefault="00A061C5">
      <w:pPr>
        <w:spacing w:line="240" w:lineRule="auto"/>
        <w:jc w:val="left"/>
        <w:rPr>
          <w:ins w:id="734" w:author="jane" w:date="2014-09-30T13:37:00Z"/>
          <w:del w:id="735" w:author="Pahommie" w:date="2014-11-25T18:18:00Z"/>
        </w:rPr>
        <w:pPrChange w:id="736" w:author="jane" w:date="2014-09-30T13:37:00Z">
          <w:pPr/>
        </w:pPrChange>
      </w:pPr>
    </w:p>
    <w:p w:rsidR="00A061C5" w:rsidRPr="007E1467" w:rsidDel="00D34C41" w:rsidRDefault="00A061C5" w:rsidP="00991A87">
      <w:pPr>
        <w:spacing w:line="240" w:lineRule="auto"/>
        <w:rPr>
          <w:ins w:id="737" w:author="jane" w:date="2014-09-30T13:37:00Z"/>
          <w:del w:id="738" w:author="Pahommie" w:date="2014-11-25T18:18:00Z"/>
        </w:rPr>
      </w:pPr>
    </w:p>
    <w:p w:rsidR="00A061C5" w:rsidRPr="007E1467" w:rsidDel="00D34C41" w:rsidRDefault="00A061C5" w:rsidP="00991A87">
      <w:pPr>
        <w:spacing w:line="240" w:lineRule="auto"/>
        <w:rPr>
          <w:ins w:id="739" w:author="jane" w:date="2014-09-30T13:37:00Z"/>
          <w:del w:id="740" w:author="Pahommie" w:date="2014-11-25T18:18:00Z"/>
        </w:rPr>
      </w:pPr>
    </w:p>
    <w:p w:rsidR="00A061C5" w:rsidRPr="007E1467" w:rsidDel="00D34C41" w:rsidRDefault="00A061C5" w:rsidP="00991A87">
      <w:pPr>
        <w:spacing w:line="240" w:lineRule="auto"/>
        <w:rPr>
          <w:ins w:id="741" w:author="jane" w:date="2014-09-30T13:37:00Z"/>
          <w:del w:id="742" w:author="Pahommie" w:date="2014-11-25T18:18:00Z"/>
        </w:rPr>
      </w:pPr>
    </w:p>
    <w:p w:rsidR="00A061C5" w:rsidRPr="007E1467" w:rsidDel="00D34C41" w:rsidRDefault="00A061C5" w:rsidP="00991A87">
      <w:pPr>
        <w:spacing w:line="240" w:lineRule="auto"/>
        <w:rPr>
          <w:ins w:id="743" w:author="jane" w:date="2014-09-30T13:37:00Z"/>
          <w:del w:id="744" w:author="Pahommie" w:date="2014-11-25T18:18:00Z"/>
        </w:rPr>
      </w:pPr>
    </w:p>
    <w:p w:rsidR="00A061C5" w:rsidRPr="007E1467" w:rsidDel="00D34C41" w:rsidRDefault="00A061C5" w:rsidP="00991A87">
      <w:pPr>
        <w:spacing w:line="240" w:lineRule="auto"/>
        <w:rPr>
          <w:ins w:id="745" w:author="jane" w:date="2014-09-30T13:37:00Z"/>
          <w:del w:id="746" w:author="Pahommie" w:date="2014-11-25T18:18:00Z"/>
        </w:rPr>
      </w:pPr>
    </w:p>
    <w:p w:rsidR="00A061C5" w:rsidRPr="007E1467" w:rsidDel="00D34C41" w:rsidRDefault="00A061C5" w:rsidP="00991A87">
      <w:pPr>
        <w:spacing w:line="240" w:lineRule="auto"/>
        <w:rPr>
          <w:ins w:id="747" w:author="jane" w:date="2014-09-30T13:37:00Z"/>
          <w:del w:id="748" w:author="Pahommie" w:date="2014-11-25T18:18:00Z"/>
        </w:rPr>
      </w:pPr>
    </w:p>
    <w:p w:rsidR="00A061C5" w:rsidRPr="007E1467" w:rsidDel="00D34C41" w:rsidRDefault="00A061C5" w:rsidP="00991A87">
      <w:pPr>
        <w:spacing w:line="240" w:lineRule="auto"/>
        <w:rPr>
          <w:ins w:id="749" w:author="jane" w:date="2014-09-30T13:37:00Z"/>
          <w:del w:id="750" w:author="Pahommie" w:date="2014-11-25T18:18:00Z"/>
        </w:rPr>
      </w:pPr>
    </w:p>
    <w:p w:rsidR="00A061C5" w:rsidRPr="007E1467" w:rsidDel="00D34C41" w:rsidRDefault="00A061C5" w:rsidP="00991A87">
      <w:pPr>
        <w:spacing w:line="240" w:lineRule="auto"/>
        <w:rPr>
          <w:ins w:id="751" w:author="jane" w:date="2014-09-30T13:37:00Z"/>
          <w:del w:id="752" w:author="Pahommie" w:date="2014-11-25T18:18:00Z"/>
        </w:rPr>
      </w:pPr>
    </w:p>
    <w:p w:rsidR="00A061C5" w:rsidRPr="007E1467" w:rsidRDefault="00A061C5" w:rsidP="00991A87">
      <w:pPr>
        <w:spacing w:line="240" w:lineRule="auto"/>
        <w:rPr>
          <w:ins w:id="753" w:author="jane" w:date="2014-09-30T13:37:00Z"/>
        </w:rPr>
      </w:pPr>
    </w:p>
    <w:p w:rsidR="009B1AC7" w:rsidRPr="007E1467" w:rsidRDefault="009B1AC7" w:rsidP="00991A87">
      <w:pPr>
        <w:pStyle w:val="a2"/>
        <w:rPr>
          <w:b w:val="0"/>
          <w:bCs w:val="0"/>
          <w:sz w:val="32"/>
          <w:szCs w:val="32"/>
          <w:cs/>
        </w:rPr>
        <w:sectPr w:rsidR="009B1AC7" w:rsidRPr="007E1467" w:rsidSect="00991A87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</w:p>
    <w:p w:rsidR="00D34C41" w:rsidRPr="007E1467" w:rsidRDefault="00D34C41" w:rsidP="00991A87">
      <w:pPr>
        <w:pStyle w:val="Heading1"/>
        <w:numPr>
          <w:ilvl w:val="0"/>
          <w:numId w:val="0"/>
        </w:numPr>
        <w:spacing w:line="240" w:lineRule="auto"/>
      </w:pPr>
      <w:bookmarkStart w:id="754" w:name="_Toc487543138"/>
      <w:ins w:id="755" w:author="Pahommie" w:date="2014-11-25T18:19:00Z">
        <w:r w:rsidRPr="007E1467">
          <w:rPr>
            <w:cs/>
          </w:rPr>
          <w:lastRenderedPageBreak/>
          <w:t>บรรณานุกรม</w:t>
        </w:r>
      </w:ins>
      <w:bookmarkEnd w:id="754"/>
    </w:p>
    <w:p w:rsidR="004A59CA" w:rsidRPr="007E1467" w:rsidRDefault="004A59CA" w:rsidP="00991A87">
      <w:pPr>
        <w:spacing w:before="0" w:line="240" w:lineRule="auto"/>
        <w:ind w:left="540" w:hanging="540"/>
        <w:jc w:val="left"/>
      </w:pPr>
    </w:p>
    <w:p w:rsidR="004A59CA" w:rsidRPr="007E1467" w:rsidRDefault="004A59CA" w:rsidP="00991A87">
      <w:pPr>
        <w:spacing w:before="0" w:line="240" w:lineRule="auto"/>
        <w:ind w:left="540" w:hanging="540"/>
        <w:jc w:val="left"/>
      </w:pPr>
      <w:r w:rsidRPr="007E1467">
        <w:rPr>
          <w:cs/>
        </w:rPr>
        <w:t xml:space="preserve">        </w:t>
      </w:r>
    </w:p>
    <w:p w:rsidR="004A59CA" w:rsidRPr="007E1467" w:rsidRDefault="004A59CA" w:rsidP="00991A87">
      <w:pPr>
        <w:spacing w:before="0" w:line="240" w:lineRule="auto"/>
        <w:ind w:left="540" w:hanging="540"/>
        <w:jc w:val="left"/>
        <w:rPr>
          <w:cs/>
        </w:rPr>
        <w:sectPr w:rsidR="004A59CA" w:rsidRPr="007E1467" w:rsidSect="00991A87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  <w:r w:rsidRPr="007E1467">
        <w:rPr>
          <w:cs/>
        </w:rPr>
        <w:t xml:space="preserve">   </w:t>
      </w:r>
    </w:p>
    <w:p w:rsidR="00F54261" w:rsidRPr="007E1467" w:rsidRDefault="00B27644" w:rsidP="00991A87">
      <w:pPr>
        <w:pStyle w:val="a2"/>
        <w:rPr>
          <w:b w:val="0"/>
          <w:bCs w:val="0"/>
          <w:sz w:val="32"/>
          <w:szCs w:val="32"/>
        </w:rPr>
      </w:pPr>
      <w:r w:rsidRPr="007E1467">
        <w:rPr>
          <w:b w:val="0"/>
          <w:bCs w:val="0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4CDE379" wp14:editId="699C45B0">
                <wp:simplePos x="0" y="0"/>
                <wp:positionH relativeFrom="column">
                  <wp:posOffset>5143666</wp:posOffset>
                </wp:positionH>
                <wp:positionV relativeFrom="paragraph">
                  <wp:posOffset>-669290</wp:posOffset>
                </wp:positionV>
                <wp:extent cx="457200" cy="45720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D51BBA" id="Rectangle 7" o:spid="_x0000_s1026" style="position:absolute;margin-left:405pt;margin-top:-52.7pt;width:36pt;height:3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OCUjQIAAIMFAAAOAAAAZHJzL2Uyb0RvYy54bWysVE1v2zAMvQ/YfxB0X50E7boGdYogRYcB&#10;RVu0HXpWZCk2IIsapcTJfv0oyXa6rthhWA4KZZKPH3rk5dW+NWyn0DdgSz49mXCmrISqsZuSf3++&#10;+fSFMx+ErYQBq0p+UJ5fLT5+uOzcXM2gBlMpZARi/bxzJa9DcPOi8LJWrfAn4JQlpQZsRaArbooK&#10;RUforSlmk8nnogOsHIJU3tPX66zki4SvtZLhXmuvAjMlp9xCOjGd63gWi0sx36BwdSP7NMQ/ZNGK&#10;xlLQEepaBMG22PwB1TYSwYMOJxLaArRupEo1UDXTyZtqnmrhVKqFmuPd2Cb//2Dl3e4BWVOV/Jwz&#10;K1p6okdqmrAbo9h5bE/n/JysntwD9jdPYqx1r7GN/1QF26eWHsaWqn1gkj6enp3TM3EmSdXLhFIc&#10;nR368FVBy6JQcqTgqZFid+tDNh1MYiwPpqluGmPSJbJErQyynaD3XW+mMWEC/83K2GhrIXpldfxS&#10;xLpyJUkKB6OinbGPSlNDKPdZSiRR8RhESKlsmGZVLSqVY59N6DdEH9JKuSTAiKwp/ojdAwyWGWTA&#10;zln29tFVJSaPzpO/JZadR48UGWwYndvGAr4HYKiqPnK2H5qUWxO7tIbqQHRByHPknbxp6NluhQ8P&#10;Amlw6KVpGYR7OrSBruTQS5zVgD/f+x7tic+k5ayjQSy5/7EVqDgz3ywx/WJ6ehonN10ShTjD15r1&#10;a43dtisgLkxp7TiZRHLGYAZRI7QvtDOWMSqphJUUu+Qy4HBZhbwgaOtItVwmM5pWJ8KtfXIygseu&#10;Rlo+718Eup67gUh/B8PQivkbCmfb6GlhuQ2gm8TvY1/7ftOkJ+L0Wymuktf3ZHXcnYtfAAAA//8D&#10;AFBLAwQUAAYACAAAACEAFfB2heIAAAAMAQAADwAAAGRycy9kb3ducmV2LnhtbEyPwU7DMBBE70j8&#10;g7VIXFDrpC4oSuNUgITEhQOlQhzdeBtbje0odpOUr2c5wXFnRzNvqu3sOjbiEG3wEvJlBgx9E7T1&#10;rYT9x8uiABaT8lp1waOEC0bY1tdXlSp1mPw7jrvUMgrxsVQSTEp9yXlsDDoVl6FHT79jGJxKdA4t&#10;14OaKNx1fJVlD9wp66nBqB6fDTan3dlJeLsI8TreidO0t6K13/zr6dMEKW9v5scNsIRz+jPDLz6h&#10;Q01Mh3D2OrJOQpFntCVJWOTZ/RoYWYpiRdKBJCHWwOuK/x9R/wAAAP//AwBQSwECLQAUAAYACAAA&#10;ACEAtoM4kv4AAADhAQAAEwAAAAAAAAAAAAAAAAAAAAAAW0NvbnRlbnRfVHlwZXNdLnhtbFBLAQIt&#10;ABQABgAIAAAAIQA4/SH/1gAAAJQBAAALAAAAAAAAAAAAAAAAAC8BAABfcmVscy8ucmVsc1BLAQIt&#10;ABQABgAIAAAAIQAIbOCUjQIAAIMFAAAOAAAAAAAAAAAAAAAAAC4CAABkcnMvZTJvRG9jLnhtbFBL&#10;AQItABQABgAIAAAAIQAV8HaF4gAAAAwBAAAPAAAAAAAAAAAAAAAAAOcEAABkcnMvZG93bnJldi54&#10;bWxQSwUGAAAAAAQABADzAAAA9gUAAAAA&#10;" fillcolor="white [3212]" stroked="f" strokeweight="1pt"/>
            </w:pict>
          </mc:Fallback>
        </mc:AlternateContent>
      </w:r>
    </w:p>
    <w:p w:rsidR="00F54261" w:rsidRPr="007E1467" w:rsidRDefault="00F54261" w:rsidP="00991A87">
      <w:pPr>
        <w:pStyle w:val="a2"/>
        <w:rPr>
          <w:b w:val="0"/>
          <w:bCs w:val="0"/>
          <w:sz w:val="32"/>
          <w:szCs w:val="32"/>
        </w:rPr>
      </w:pPr>
    </w:p>
    <w:p w:rsidR="00F54261" w:rsidRPr="007E1467" w:rsidRDefault="00F54261" w:rsidP="00991A87">
      <w:pPr>
        <w:pStyle w:val="a2"/>
        <w:rPr>
          <w:b w:val="0"/>
          <w:bCs w:val="0"/>
          <w:sz w:val="32"/>
          <w:szCs w:val="32"/>
        </w:rPr>
      </w:pPr>
    </w:p>
    <w:p w:rsidR="00F54261" w:rsidRPr="007E1467" w:rsidRDefault="00F54261" w:rsidP="00991A87">
      <w:pPr>
        <w:pStyle w:val="a2"/>
        <w:rPr>
          <w:b w:val="0"/>
          <w:bCs w:val="0"/>
          <w:sz w:val="32"/>
          <w:szCs w:val="32"/>
        </w:rPr>
      </w:pPr>
    </w:p>
    <w:p w:rsidR="00F54261" w:rsidRPr="007E1467" w:rsidRDefault="00F54261" w:rsidP="00991A87">
      <w:pPr>
        <w:pStyle w:val="a2"/>
        <w:jc w:val="both"/>
        <w:rPr>
          <w:b w:val="0"/>
          <w:bCs w:val="0"/>
          <w:sz w:val="32"/>
          <w:szCs w:val="32"/>
        </w:rPr>
      </w:pPr>
    </w:p>
    <w:p w:rsidR="00F54261" w:rsidRPr="007E1467" w:rsidRDefault="00F54261" w:rsidP="00991A87">
      <w:pPr>
        <w:pStyle w:val="a2"/>
        <w:rPr>
          <w:b w:val="0"/>
          <w:bCs w:val="0"/>
          <w:sz w:val="32"/>
          <w:szCs w:val="32"/>
        </w:rPr>
      </w:pPr>
    </w:p>
    <w:p w:rsidR="00AA606B" w:rsidRPr="007E1467" w:rsidRDefault="00AA606B" w:rsidP="00991A87">
      <w:pPr>
        <w:pStyle w:val="a2"/>
        <w:jc w:val="both"/>
        <w:rPr>
          <w:b w:val="0"/>
          <w:bCs w:val="0"/>
          <w:sz w:val="32"/>
          <w:szCs w:val="32"/>
        </w:rPr>
      </w:pPr>
    </w:p>
    <w:p w:rsidR="00F54261" w:rsidRPr="007E1467" w:rsidRDefault="00F54261" w:rsidP="00991A87">
      <w:pPr>
        <w:pStyle w:val="a2"/>
        <w:rPr>
          <w:b w:val="0"/>
          <w:bCs w:val="0"/>
          <w:sz w:val="32"/>
          <w:szCs w:val="32"/>
        </w:rPr>
      </w:pPr>
    </w:p>
    <w:p w:rsidR="00F54261" w:rsidRPr="007E1467" w:rsidRDefault="00F54261" w:rsidP="00991A87">
      <w:pPr>
        <w:pStyle w:val="a2"/>
        <w:rPr>
          <w:b w:val="0"/>
          <w:bCs w:val="0"/>
          <w:sz w:val="32"/>
          <w:szCs w:val="32"/>
        </w:rPr>
      </w:pPr>
    </w:p>
    <w:p w:rsidR="00F54261" w:rsidRPr="007E1467" w:rsidRDefault="00F54261" w:rsidP="00991A87">
      <w:pPr>
        <w:pStyle w:val="a2"/>
        <w:jc w:val="both"/>
        <w:rPr>
          <w:b w:val="0"/>
          <w:bCs w:val="0"/>
          <w:sz w:val="32"/>
          <w:szCs w:val="32"/>
        </w:rPr>
      </w:pPr>
    </w:p>
    <w:p w:rsidR="00D2499D" w:rsidRPr="00CE4062" w:rsidRDefault="001C2674" w:rsidP="00991A87">
      <w:pPr>
        <w:pStyle w:val="Heading1"/>
        <w:numPr>
          <w:ilvl w:val="0"/>
          <w:numId w:val="0"/>
        </w:numPr>
        <w:spacing w:line="240" w:lineRule="auto"/>
        <w:rPr>
          <w:cs/>
        </w:rPr>
        <w:sectPr w:rsidR="00D2499D" w:rsidRPr="00CE4062" w:rsidSect="00991A87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  <w:bookmarkStart w:id="756" w:name="_Toc487543139"/>
      <w:r w:rsidRPr="00CE4062">
        <w:rPr>
          <w:cs/>
        </w:rPr>
        <w:t>ภาคผนวก</w:t>
      </w:r>
      <w:bookmarkEnd w:id="756"/>
    </w:p>
    <w:p w:rsidR="00512C24" w:rsidRPr="007E1467" w:rsidRDefault="00512C24" w:rsidP="00991A87">
      <w:pPr>
        <w:spacing w:line="240" w:lineRule="auto"/>
      </w:pPr>
      <w:r w:rsidRPr="007E1467">
        <w:rPr>
          <w:cs/>
        </w:rPr>
        <w:lastRenderedPageBreak/>
        <w:tab/>
      </w:r>
    </w:p>
    <w:p w:rsidR="00512C24" w:rsidRPr="007E1467" w:rsidRDefault="00512C24" w:rsidP="00991A87">
      <w:pPr>
        <w:spacing w:line="240" w:lineRule="auto"/>
      </w:pPr>
    </w:p>
    <w:p w:rsidR="00512C24" w:rsidRPr="007E1467" w:rsidRDefault="00512C24" w:rsidP="00991A87">
      <w:pPr>
        <w:spacing w:line="240" w:lineRule="auto"/>
      </w:pPr>
    </w:p>
    <w:p w:rsidR="00512C24" w:rsidRPr="007E1467" w:rsidRDefault="00512C24" w:rsidP="00991A87">
      <w:pPr>
        <w:spacing w:line="240" w:lineRule="auto"/>
      </w:pPr>
    </w:p>
    <w:p w:rsidR="00512C24" w:rsidRPr="007E1467" w:rsidRDefault="00512C24" w:rsidP="00991A87">
      <w:pPr>
        <w:spacing w:line="240" w:lineRule="auto"/>
      </w:pPr>
    </w:p>
    <w:p w:rsidR="00512C24" w:rsidRPr="007E1467" w:rsidRDefault="00512C24" w:rsidP="00991A87">
      <w:pPr>
        <w:spacing w:line="240" w:lineRule="auto"/>
      </w:pPr>
    </w:p>
    <w:p w:rsidR="00512C24" w:rsidRPr="007E1467" w:rsidRDefault="00512C24" w:rsidP="00991A87">
      <w:pPr>
        <w:spacing w:line="240" w:lineRule="auto"/>
      </w:pPr>
    </w:p>
    <w:p w:rsidR="00512C24" w:rsidRPr="007E1467" w:rsidRDefault="00512C24" w:rsidP="00991A87">
      <w:pPr>
        <w:spacing w:line="240" w:lineRule="auto"/>
      </w:pPr>
    </w:p>
    <w:p w:rsidR="00A25DB0" w:rsidRDefault="00A25DB0" w:rsidP="00991A87">
      <w:pPr>
        <w:pStyle w:val="Heading1"/>
        <w:numPr>
          <w:ilvl w:val="0"/>
          <w:numId w:val="0"/>
        </w:numPr>
        <w:spacing w:line="240" w:lineRule="auto"/>
      </w:pPr>
      <w:bookmarkStart w:id="757" w:name="_Toc487543140"/>
      <w:r>
        <w:rPr>
          <w:rFonts w:hint="cs"/>
          <w:cs/>
        </w:rPr>
        <w:t>ภาคผนวก ก</w:t>
      </w:r>
      <w:r>
        <w:rPr>
          <w:cs/>
        </w:rPr>
        <w:br/>
      </w:r>
      <w:r>
        <w:rPr>
          <w:rFonts w:hint="cs"/>
          <w:cs/>
        </w:rPr>
        <w:t>รายงานการปฏิบัติงานสหกิจศึกษา</w:t>
      </w:r>
    </w:p>
    <w:p w:rsidR="00A25DB0" w:rsidRDefault="00A25DB0" w:rsidP="00991A87">
      <w:pPr>
        <w:pStyle w:val="a2"/>
        <w:rPr>
          <w:cs/>
        </w:rPr>
        <w:sectPr w:rsidR="00A25DB0" w:rsidSect="00991A87">
          <w:headerReference w:type="first" r:id="rId31"/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  <w:bookmarkStart w:id="758" w:name="_Toc420387388"/>
      <w:bookmarkEnd w:id="757"/>
    </w:p>
    <w:p w:rsidR="00FD1C17" w:rsidRDefault="00A87363" w:rsidP="00991A87">
      <w:pPr>
        <w:pStyle w:val="Heading2"/>
        <w:numPr>
          <w:ilvl w:val="0"/>
          <w:numId w:val="0"/>
        </w:numPr>
        <w:ind w:left="720"/>
        <w:jc w:val="center"/>
      </w:pPr>
      <w:r w:rsidRPr="007E1467">
        <w:rPr>
          <w:cs/>
        </w:rPr>
        <w:lastRenderedPageBreak/>
        <w:t>รายงานสรุปจำนวนชั่วโมงการปฏิบัติงานสหกิจศึกษา</w:t>
      </w:r>
    </w:p>
    <w:p w:rsidR="00A54C08" w:rsidRDefault="009D68CD" w:rsidP="00991A87">
      <w:pPr>
        <w:spacing w:line="240" w:lineRule="auto"/>
      </w:pPr>
      <w:r>
        <w:rPr>
          <w:cs/>
        </w:rPr>
        <w:tab/>
      </w:r>
      <w:r>
        <w:rPr>
          <w:rFonts w:hint="cs"/>
          <w:cs/>
        </w:rPr>
        <w:t xml:space="preserve">จากการปฏิบัติงานสหกิจศึกษา ณ </w:t>
      </w:r>
      <w:r>
        <w:rPr>
          <w:rFonts w:hint="cs"/>
          <w:color w:val="FF0000"/>
          <w:cs/>
        </w:rPr>
        <w:t>.............................</w:t>
      </w:r>
      <w:r w:rsidRPr="009D68CD">
        <w:rPr>
          <w:rFonts w:hint="cs"/>
          <w:color w:val="FF0000"/>
          <w:cs/>
        </w:rPr>
        <w:t>ชื่อสถานประกอบการ</w:t>
      </w:r>
      <w:r>
        <w:rPr>
          <w:rFonts w:hint="cs"/>
          <w:color w:val="FF0000"/>
          <w:cs/>
        </w:rPr>
        <w:t>............................</w:t>
      </w:r>
      <w:r>
        <w:rPr>
          <w:rFonts w:hint="cs"/>
          <w:cs/>
        </w:rPr>
        <w:t xml:space="preserve">ระหว่างวันที่ </w:t>
      </w:r>
      <w:r w:rsidRPr="00A71C19">
        <w:rPr>
          <w:rFonts w:hint="cs"/>
          <w:color w:val="FF0000"/>
          <w:cs/>
        </w:rPr>
        <w:t>1 สิงหาคม พ.ศ. 2560 ถึง วันที่ 30 พฤศจิกายน พ.ศ. 2560</w:t>
      </w:r>
      <w:r>
        <w:rPr>
          <w:rFonts w:hint="cs"/>
          <w:cs/>
        </w:rPr>
        <w:t xml:space="preserve"> เป็นระยะเวลา </w:t>
      </w:r>
      <w:r w:rsidRPr="00A71C19">
        <w:rPr>
          <w:rFonts w:hint="cs"/>
          <w:color w:val="FF0000"/>
          <w:cs/>
        </w:rPr>
        <w:t xml:space="preserve">4 เดือน </w:t>
      </w:r>
      <w:r w:rsidR="00A54C08">
        <w:rPr>
          <w:rFonts w:hint="cs"/>
          <w:color w:val="FF0000"/>
          <w:cs/>
        </w:rPr>
        <w:t>คิดเป็น</w:t>
      </w:r>
      <w:r w:rsidRPr="00A71C19">
        <w:rPr>
          <w:rFonts w:hint="cs"/>
          <w:color w:val="FF0000"/>
          <w:cs/>
        </w:rPr>
        <w:t xml:space="preserve"> </w:t>
      </w:r>
      <w:r w:rsidR="00A54C08">
        <w:rPr>
          <w:rFonts w:hint="cs"/>
          <w:color w:val="FF0000"/>
          <w:cs/>
        </w:rPr>
        <w:t>680</w:t>
      </w:r>
      <w:r w:rsidRPr="00A71C19">
        <w:rPr>
          <w:rFonts w:hint="cs"/>
          <w:color w:val="FF0000"/>
          <w:cs/>
        </w:rPr>
        <w:t xml:space="preserve"> ชั่วโมง </w:t>
      </w:r>
      <w:r>
        <w:rPr>
          <w:rFonts w:hint="cs"/>
          <w:cs/>
        </w:rPr>
        <w:t>โดย</w:t>
      </w:r>
      <w:r w:rsidR="000B4692">
        <w:rPr>
          <w:rFonts w:hint="cs"/>
          <w:cs/>
        </w:rPr>
        <w:t>สถานประกอบการกำ</w:t>
      </w:r>
      <w:r w:rsidR="00A54C08">
        <w:rPr>
          <w:rFonts w:hint="cs"/>
          <w:cs/>
        </w:rPr>
        <w:t>หนดให้มีระยะเวลาปฏิบัติงาน</w:t>
      </w:r>
      <w:r w:rsidR="00C52E69">
        <w:rPr>
          <w:rFonts w:hint="cs"/>
          <w:cs/>
        </w:rPr>
        <w:t xml:space="preserve">แต่ละวัน </w:t>
      </w:r>
      <w:r w:rsidR="000B4692" w:rsidRPr="00EF2C4B">
        <w:rPr>
          <w:rFonts w:hint="cs"/>
          <w:color w:val="FF0000"/>
          <w:cs/>
        </w:rPr>
        <w:t>ตั้งแต่ 08</w:t>
      </w:r>
      <w:r w:rsidR="000B4692" w:rsidRPr="00EF2C4B">
        <w:rPr>
          <w:color w:val="FF0000"/>
          <w:cs/>
        </w:rPr>
        <w:t>:</w:t>
      </w:r>
      <w:r w:rsidR="002F2DC3" w:rsidRPr="00EF2C4B">
        <w:rPr>
          <w:rFonts w:hint="cs"/>
          <w:color w:val="FF0000"/>
          <w:cs/>
        </w:rPr>
        <w:t>3</w:t>
      </w:r>
      <w:r w:rsidR="000B4692" w:rsidRPr="00EF2C4B">
        <w:rPr>
          <w:color w:val="FF0000"/>
        </w:rPr>
        <w:t xml:space="preserve">0 </w:t>
      </w:r>
      <w:r w:rsidR="000B4692" w:rsidRPr="00EF2C4B">
        <w:rPr>
          <w:rFonts w:hint="cs"/>
          <w:color w:val="FF0000"/>
          <w:cs/>
        </w:rPr>
        <w:t>น</w:t>
      </w:r>
      <w:r w:rsidR="002F2DC3" w:rsidRPr="00EF2C4B">
        <w:rPr>
          <w:rFonts w:hint="cs"/>
          <w:color w:val="FF0000"/>
          <w:cs/>
        </w:rPr>
        <w:t>. ถึง 17</w:t>
      </w:r>
      <w:r w:rsidR="000B4692" w:rsidRPr="00EF2C4B">
        <w:rPr>
          <w:color w:val="FF0000"/>
          <w:cs/>
        </w:rPr>
        <w:t>:</w:t>
      </w:r>
      <w:r w:rsidR="002F2DC3" w:rsidRPr="00EF2C4B">
        <w:rPr>
          <w:rFonts w:hint="cs"/>
          <w:color w:val="FF0000"/>
          <w:cs/>
        </w:rPr>
        <w:t>0</w:t>
      </w:r>
      <w:r w:rsidR="000B4692" w:rsidRPr="00EF2C4B">
        <w:rPr>
          <w:color w:val="FF0000"/>
        </w:rPr>
        <w:t xml:space="preserve">0 </w:t>
      </w:r>
      <w:r w:rsidR="000B4692" w:rsidRPr="00EF2C4B">
        <w:rPr>
          <w:rFonts w:hint="cs"/>
          <w:color w:val="FF0000"/>
          <w:cs/>
        </w:rPr>
        <w:t xml:space="preserve">น. </w:t>
      </w:r>
      <w:r w:rsidR="002F2DC3" w:rsidRPr="00EF2C4B">
        <w:rPr>
          <w:rFonts w:hint="cs"/>
          <w:color w:val="FF0000"/>
          <w:cs/>
        </w:rPr>
        <w:t xml:space="preserve">รวมทั้งสิ้น </w:t>
      </w:r>
      <w:r w:rsidR="000512D9">
        <w:rPr>
          <w:rFonts w:hint="cs"/>
          <w:color w:val="FF0000"/>
          <w:cs/>
        </w:rPr>
        <w:t>วันละ 8</w:t>
      </w:r>
      <w:r w:rsidR="002F2DC3" w:rsidRPr="00EF2C4B">
        <w:rPr>
          <w:rFonts w:hint="cs"/>
          <w:color w:val="FF0000"/>
          <w:cs/>
        </w:rPr>
        <w:t xml:space="preserve"> ชั่วโมง</w:t>
      </w:r>
      <w:r w:rsidR="000B4692" w:rsidRPr="00EF2C4B">
        <w:rPr>
          <w:rFonts w:hint="cs"/>
          <w:color w:val="FF0000"/>
          <w:cs/>
        </w:rPr>
        <w:t xml:space="preserve"> </w:t>
      </w:r>
      <w:r w:rsidR="000B4692">
        <w:rPr>
          <w:rFonts w:hint="cs"/>
          <w:cs/>
        </w:rPr>
        <w:t>ทั้งนี้</w:t>
      </w:r>
      <w:r>
        <w:rPr>
          <w:rFonts w:hint="cs"/>
          <w:cs/>
        </w:rPr>
        <w:t>ผู้ปฏิบัติ</w:t>
      </w:r>
      <w:r w:rsidR="00A71C19">
        <w:rPr>
          <w:rFonts w:hint="cs"/>
          <w:cs/>
        </w:rPr>
        <w:t>งาน</w:t>
      </w:r>
      <w:r w:rsidR="00C52E69">
        <w:rPr>
          <w:rFonts w:hint="cs"/>
          <w:cs/>
        </w:rPr>
        <w:t>มี</w:t>
      </w:r>
      <w:r w:rsidR="00A71C19">
        <w:rPr>
          <w:rFonts w:hint="cs"/>
          <w:cs/>
        </w:rPr>
        <w:t>จำนวนชั่วโมงของการปฏิบัติงานสหกิจศึกษา</w:t>
      </w:r>
      <w:r w:rsidR="00A54C08">
        <w:rPr>
          <w:rFonts w:hint="cs"/>
          <w:cs/>
        </w:rPr>
        <w:t xml:space="preserve">ทั้งสิ้น </w:t>
      </w:r>
      <w:r w:rsidR="00A54C08" w:rsidRPr="00A54C08">
        <w:rPr>
          <w:rFonts w:hint="cs"/>
          <w:color w:val="FF0000"/>
          <w:cs/>
        </w:rPr>
        <w:t>674 ชั่วโมง</w:t>
      </w:r>
      <w:r w:rsidR="000B4692" w:rsidRPr="00A54C08">
        <w:rPr>
          <w:rFonts w:hint="cs"/>
          <w:color w:val="FF0000"/>
          <w:cs/>
        </w:rPr>
        <w:t xml:space="preserve"> </w:t>
      </w:r>
      <w:r w:rsidR="00A54C08">
        <w:rPr>
          <w:rFonts w:hint="cs"/>
          <w:cs/>
        </w:rPr>
        <w:t>มีรายละเอียดต่</w:t>
      </w:r>
      <w:r w:rsidR="000B4692">
        <w:rPr>
          <w:rFonts w:hint="cs"/>
          <w:cs/>
        </w:rPr>
        <w:t>อไปนี้</w:t>
      </w:r>
    </w:p>
    <w:p w:rsidR="003343F2" w:rsidRDefault="00402ED5" w:rsidP="00991A87">
      <w:pPr>
        <w:pStyle w:val="a1"/>
      </w:pPr>
      <w:bookmarkStart w:id="759" w:name="_Toc487546632"/>
      <w:r>
        <w:rPr>
          <w:cs/>
        </w:rPr>
        <w:t>ตารางที่ ก-</w:t>
      </w:r>
      <w:r w:rsidR="008248EE">
        <w:fldChar w:fldCharType="begin"/>
      </w:r>
      <w:r w:rsidR="008248EE">
        <w:instrText xml:space="preserve"> SEQ </w:instrText>
      </w:r>
      <w:r w:rsidR="008248EE">
        <w:rPr>
          <w:cs/>
        </w:rPr>
        <w:instrText>ตารางที่</w:instrText>
      </w:r>
      <w:r w:rsidR="008248EE">
        <w:instrText>_</w:instrText>
      </w:r>
      <w:r w:rsidR="008248EE">
        <w:rPr>
          <w:cs/>
        </w:rPr>
        <w:instrText xml:space="preserve">ก- </w:instrText>
      </w:r>
      <w:r w:rsidR="008248EE">
        <w:instrText>\</w:instrText>
      </w:r>
      <w:r w:rsidR="008248EE">
        <w:rPr>
          <w:cs/>
        </w:rPr>
        <w:instrText xml:space="preserve">* </w:instrText>
      </w:r>
      <w:r w:rsidR="008248EE">
        <w:instrText xml:space="preserve">ARABIC </w:instrText>
      </w:r>
      <w:r w:rsidR="008248EE">
        <w:fldChar w:fldCharType="separate"/>
      </w:r>
      <w:r w:rsidR="003B65C2">
        <w:rPr>
          <w:noProof/>
          <w:cs/>
        </w:rPr>
        <w:t>1</w:t>
      </w:r>
      <w:r w:rsidR="008248EE">
        <w:rPr>
          <w:noProof/>
        </w:rPr>
        <w:fldChar w:fldCharType="end"/>
      </w:r>
      <w:r>
        <w:rPr>
          <w:rFonts w:hint="cs"/>
          <w:cs/>
        </w:rPr>
        <w:t xml:space="preserve"> สรุปจำนวนชั่วโมงการปฏิบัติงานสหกิจศึกษา</w:t>
      </w:r>
      <w:bookmarkEnd w:id="759"/>
      <w:r w:rsidR="007555A0">
        <w:rPr>
          <w:rFonts w:hint="cs"/>
          <w:cs/>
        </w:rPr>
        <w:t xml:space="preserve"> เดือนสิงหาคม 2560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92"/>
        <w:gridCol w:w="1306"/>
        <w:gridCol w:w="1521"/>
        <w:gridCol w:w="1283"/>
        <w:gridCol w:w="1318"/>
        <w:gridCol w:w="1278"/>
        <w:gridCol w:w="1274"/>
      </w:tblGrid>
      <w:tr w:rsidR="00A54C08" w:rsidTr="00A54C08">
        <w:tc>
          <w:tcPr>
            <w:tcW w:w="4282" w:type="pct"/>
            <w:gridSpan w:val="6"/>
          </w:tcPr>
          <w:p w:rsidR="00A54C08" w:rsidRDefault="00A54C08" w:rsidP="00991A87">
            <w:pPr>
              <w:jc w:val="center"/>
            </w:pPr>
            <w:r w:rsidRPr="000B4692">
              <w:rPr>
                <w:rFonts w:hint="cs"/>
                <w:b/>
                <w:bCs/>
                <w:cs/>
              </w:rPr>
              <w:t>สิงหาคม</w:t>
            </w:r>
            <w:r>
              <w:rPr>
                <w:rFonts w:hint="cs"/>
                <w:b/>
                <w:bCs/>
                <w:cs/>
              </w:rPr>
              <w:t xml:space="preserve"> 2560 (160 ชั่วโมง)</w:t>
            </w:r>
          </w:p>
        </w:tc>
        <w:tc>
          <w:tcPr>
            <w:tcW w:w="718" w:type="pct"/>
            <w:vMerge w:val="restart"/>
          </w:tcPr>
          <w:p w:rsidR="00A54C08" w:rsidRPr="000B4692" w:rsidRDefault="00A54C08" w:rsidP="00991A87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หมายเหตุ</w:t>
            </w:r>
          </w:p>
        </w:tc>
      </w:tr>
      <w:tr w:rsidR="00A54C08" w:rsidTr="00A54C08">
        <w:tc>
          <w:tcPr>
            <w:tcW w:w="503" w:type="pct"/>
          </w:tcPr>
          <w:p w:rsidR="00A54C08" w:rsidRDefault="00A54C08" w:rsidP="00991A87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สัปดาห์</w:t>
            </w:r>
          </w:p>
        </w:tc>
        <w:tc>
          <w:tcPr>
            <w:tcW w:w="736" w:type="pct"/>
          </w:tcPr>
          <w:p w:rsidR="00A54C08" w:rsidRPr="00194575" w:rsidRDefault="00A54C08" w:rsidP="00991A87">
            <w:pPr>
              <w:jc w:val="center"/>
              <w:rPr>
                <w:b/>
                <w:bCs/>
                <w:cs/>
              </w:rPr>
            </w:pPr>
            <w:r w:rsidRPr="00194575">
              <w:rPr>
                <w:rFonts w:hint="cs"/>
                <w:b/>
                <w:bCs/>
                <w:cs/>
              </w:rPr>
              <w:t xml:space="preserve">มาทำงาน </w:t>
            </w:r>
          </w:p>
        </w:tc>
        <w:tc>
          <w:tcPr>
            <w:tcW w:w="857" w:type="pct"/>
          </w:tcPr>
          <w:p w:rsidR="00A54C08" w:rsidRPr="00194575" w:rsidRDefault="00A54C08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ขาด</w:t>
            </w:r>
          </w:p>
        </w:tc>
        <w:tc>
          <w:tcPr>
            <w:tcW w:w="723" w:type="pct"/>
          </w:tcPr>
          <w:p w:rsidR="00A54C08" w:rsidRPr="00194575" w:rsidRDefault="00A54C08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ลากิจ</w:t>
            </w:r>
          </w:p>
        </w:tc>
        <w:tc>
          <w:tcPr>
            <w:tcW w:w="743" w:type="pct"/>
          </w:tcPr>
          <w:p w:rsidR="00A54C08" w:rsidRPr="00194575" w:rsidRDefault="00A54C08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ลาป่วย</w:t>
            </w:r>
          </w:p>
        </w:tc>
        <w:tc>
          <w:tcPr>
            <w:tcW w:w="720" w:type="pct"/>
          </w:tcPr>
          <w:p w:rsidR="00A54C08" w:rsidRPr="00194575" w:rsidRDefault="00A54C08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มาสาย</w:t>
            </w:r>
          </w:p>
        </w:tc>
        <w:tc>
          <w:tcPr>
            <w:tcW w:w="718" w:type="pct"/>
            <w:vMerge/>
          </w:tcPr>
          <w:p w:rsidR="00A54C08" w:rsidRPr="00194575" w:rsidRDefault="00A54C08" w:rsidP="00991A87">
            <w:pPr>
              <w:jc w:val="center"/>
              <w:rPr>
                <w:b/>
                <w:bCs/>
                <w:cs/>
              </w:rPr>
            </w:pPr>
          </w:p>
        </w:tc>
      </w:tr>
      <w:tr w:rsidR="00A54C08" w:rsidTr="00A54C08">
        <w:tc>
          <w:tcPr>
            <w:tcW w:w="503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1</w:t>
            </w:r>
          </w:p>
        </w:tc>
        <w:tc>
          <w:tcPr>
            <w:tcW w:w="736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32</w:t>
            </w:r>
          </w:p>
        </w:tc>
        <w:tc>
          <w:tcPr>
            <w:tcW w:w="857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23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43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20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18" w:type="pct"/>
          </w:tcPr>
          <w:p w:rsidR="00A54C08" w:rsidRDefault="00A54C08" w:rsidP="00991A87">
            <w:pPr>
              <w:jc w:val="center"/>
              <w:rPr>
                <w:cs/>
              </w:rPr>
            </w:pPr>
          </w:p>
        </w:tc>
      </w:tr>
      <w:tr w:rsidR="00A54C08" w:rsidTr="00A54C08">
        <w:tc>
          <w:tcPr>
            <w:tcW w:w="503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2</w:t>
            </w:r>
          </w:p>
        </w:tc>
        <w:tc>
          <w:tcPr>
            <w:tcW w:w="736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857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23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43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20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18" w:type="pct"/>
          </w:tcPr>
          <w:p w:rsidR="00A54C08" w:rsidRDefault="00A54C08" w:rsidP="00991A87">
            <w:pPr>
              <w:jc w:val="center"/>
              <w:rPr>
                <w:cs/>
              </w:rPr>
            </w:pPr>
          </w:p>
        </w:tc>
      </w:tr>
      <w:tr w:rsidR="00A54C08" w:rsidTr="00A54C08">
        <w:tc>
          <w:tcPr>
            <w:tcW w:w="503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3</w:t>
            </w:r>
          </w:p>
        </w:tc>
        <w:tc>
          <w:tcPr>
            <w:tcW w:w="736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32</w:t>
            </w:r>
          </w:p>
        </w:tc>
        <w:tc>
          <w:tcPr>
            <w:tcW w:w="857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23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43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20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18" w:type="pct"/>
          </w:tcPr>
          <w:p w:rsidR="00A54C08" w:rsidRDefault="00A54C08" w:rsidP="00991A87">
            <w:pPr>
              <w:jc w:val="center"/>
              <w:rPr>
                <w:cs/>
              </w:rPr>
            </w:pPr>
          </w:p>
        </w:tc>
      </w:tr>
      <w:tr w:rsidR="00A54C08" w:rsidTr="00A54C08">
        <w:tc>
          <w:tcPr>
            <w:tcW w:w="503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4</w:t>
            </w:r>
          </w:p>
        </w:tc>
        <w:tc>
          <w:tcPr>
            <w:tcW w:w="736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30</w:t>
            </w:r>
          </w:p>
        </w:tc>
        <w:tc>
          <w:tcPr>
            <w:tcW w:w="857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23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43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20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2</w:t>
            </w:r>
          </w:p>
        </w:tc>
        <w:tc>
          <w:tcPr>
            <w:tcW w:w="718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สายวันที่ 21 และ 25 วันละ 1 ชั่วโมง</w:t>
            </w:r>
          </w:p>
        </w:tc>
      </w:tr>
      <w:tr w:rsidR="00A54C08" w:rsidTr="00A54C08">
        <w:tc>
          <w:tcPr>
            <w:tcW w:w="503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5</w:t>
            </w:r>
          </w:p>
        </w:tc>
        <w:tc>
          <w:tcPr>
            <w:tcW w:w="736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20</w:t>
            </w:r>
          </w:p>
        </w:tc>
        <w:tc>
          <w:tcPr>
            <w:tcW w:w="857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23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4</w:t>
            </w:r>
          </w:p>
        </w:tc>
        <w:tc>
          <w:tcPr>
            <w:tcW w:w="743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20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18" w:type="pct"/>
          </w:tcPr>
          <w:p w:rsidR="00A54C08" w:rsidRDefault="00A54C08" w:rsidP="00991A87">
            <w:pPr>
              <w:jc w:val="center"/>
              <w:rPr>
                <w:cs/>
              </w:rPr>
            </w:pPr>
          </w:p>
        </w:tc>
      </w:tr>
      <w:tr w:rsidR="00A54C08" w:rsidTr="00A54C08">
        <w:tc>
          <w:tcPr>
            <w:tcW w:w="503" w:type="pct"/>
          </w:tcPr>
          <w:p w:rsidR="00A54C08" w:rsidRPr="007555A0" w:rsidRDefault="00A54C08" w:rsidP="00991A87">
            <w:pPr>
              <w:jc w:val="center"/>
              <w:rPr>
                <w:b/>
                <w:bCs/>
                <w:cs/>
              </w:rPr>
            </w:pPr>
            <w:r w:rsidRPr="007555A0">
              <w:rPr>
                <w:rFonts w:hint="cs"/>
                <w:b/>
                <w:bCs/>
                <w:cs/>
              </w:rPr>
              <w:t>รวม</w:t>
            </w:r>
          </w:p>
        </w:tc>
        <w:tc>
          <w:tcPr>
            <w:tcW w:w="736" w:type="pct"/>
          </w:tcPr>
          <w:p w:rsidR="00A54C08" w:rsidRPr="003B65C2" w:rsidRDefault="00A54C08" w:rsidP="00991A87">
            <w:pPr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cs/>
              </w:rPr>
              <w:t>124</w:t>
            </w:r>
          </w:p>
        </w:tc>
        <w:tc>
          <w:tcPr>
            <w:tcW w:w="857" w:type="pct"/>
          </w:tcPr>
          <w:p w:rsidR="00A54C08" w:rsidRPr="003B65C2" w:rsidRDefault="00A54C08" w:rsidP="00991A87">
            <w:pPr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cs/>
              </w:rPr>
              <w:t>-</w:t>
            </w:r>
          </w:p>
        </w:tc>
        <w:tc>
          <w:tcPr>
            <w:tcW w:w="723" w:type="pct"/>
          </w:tcPr>
          <w:p w:rsidR="00A54C08" w:rsidRPr="003B65C2" w:rsidRDefault="00A54C08" w:rsidP="00991A87">
            <w:pPr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cs/>
              </w:rPr>
              <w:t>4</w:t>
            </w:r>
          </w:p>
        </w:tc>
        <w:tc>
          <w:tcPr>
            <w:tcW w:w="743" w:type="pct"/>
          </w:tcPr>
          <w:p w:rsidR="00A54C08" w:rsidRPr="003B65C2" w:rsidRDefault="00A54C08" w:rsidP="00991A87">
            <w:pPr>
              <w:jc w:val="center"/>
              <w:rPr>
                <w:b/>
                <w:bCs/>
                <w:u w:val="single"/>
              </w:rPr>
            </w:pPr>
            <w:r w:rsidRPr="003B65C2">
              <w:rPr>
                <w:rFonts w:hint="cs"/>
                <w:b/>
                <w:bCs/>
                <w:u w:val="single"/>
                <w:cs/>
              </w:rPr>
              <w:t>-</w:t>
            </w:r>
          </w:p>
        </w:tc>
        <w:tc>
          <w:tcPr>
            <w:tcW w:w="720" w:type="pct"/>
          </w:tcPr>
          <w:p w:rsidR="00A54C08" w:rsidRPr="003B65C2" w:rsidRDefault="00A54C08" w:rsidP="00991A87">
            <w:pPr>
              <w:jc w:val="center"/>
              <w:rPr>
                <w:b/>
                <w:bCs/>
                <w:u w:val="single"/>
              </w:rPr>
            </w:pPr>
            <w:r w:rsidRPr="003B65C2">
              <w:rPr>
                <w:rFonts w:hint="cs"/>
                <w:b/>
                <w:bCs/>
                <w:u w:val="single"/>
                <w:cs/>
              </w:rPr>
              <w:t>2</w:t>
            </w:r>
          </w:p>
        </w:tc>
        <w:tc>
          <w:tcPr>
            <w:tcW w:w="718" w:type="pct"/>
          </w:tcPr>
          <w:p w:rsidR="00A54C08" w:rsidRPr="003B65C2" w:rsidRDefault="00A54C08" w:rsidP="00991A87">
            <w:pPr>
              <w:jc w:val="center"/>
              <w:rPr>
                <w:b/>
                <w:bCs/>
                <w:u w:val="single"/>
                <w:cs/>
              </w:rPr>
            </w:pPr>
          </w:p>
        </w:tc>
      </w:tr>
    </w:tbl>
    <w:p w:rsidR="007555A0" w:rsidRDefault="007555A0" w:rsidP="00991A87">
      <w:pPr>
        <w:spacing w:line="240" w:lineRule="auto"/>
      </w:pPr>
    </w:p>
    <w:p w:rsidR="007555A0" w:rsidRDefault="007555A0" w:rsidP="00991A87">
      <w:pPr>
        <w:pStyle w:val="a1"/>
      </w:pPr>
      <w:r>
        <w:rPr>
          <w:cs/>
        </w:rPr>
        <w:t>ตารางที่ ก-</w:t>
      </w:r>
      <w:r w:rsidR="008248EE">
        <w:fldChar w:fldCharType="begin"/>
      </w:r>
      <w:r w:rsidR="008248EE">
        <w:instrText xml:space="preserve"> SEQ </w:instrText>
      </w:r>
      <w:r w:rsidR="008248EE">
        <w:rPr>
          <w:cs/>
        </w:rPr>
        <w:instrText>ตารางที่</w:instrText>
      </w:r>
      <w:r w:rsidR="008248EE">
        <w:instrText>_</w:instrText>
      </w:r>
      <w:r w:rsidR="008248EE">
        <w:rPr>
          <w:cs/>
        </w:rPr>
        <w:instrText xml:space="preserve">ก- </w:instrText>
      </w:r>
      <w:r w:rsidR="008248EE">
        <w:instrText>\</w:instrText>
      </w:r>
      <w:r w:rsidR="008248EE">
        <w:rPr>
          <w:cs/>
        </w:rPr>
        <w:instrText xml:space="preserve">* </w:instrText>
      </w:r>
      <w:r w:rsidR="008248EE">
        <w:instrText xml:space="preserve">ARABIC </w:instrText>
      </w:r>
      <w:r w:rsidR="008248EE">
        <w:fldChar w:fldCharType="separate"/>
      </w:r>
      <w:r w:rsidR="003B65C2">
        <w:rPr>
          <w:noProof/>
          <w:cs/>
        </w:rPr>
        <w:t>2</w:t>
      </w:r>
      <w:r w:rsidR="008248EE">
        <w:rPr>
          <w:noProof/>
        </w:rPr>
        <w:fldChar w:fldCharType="end"/>
      </w:r>
      <w:r>
        <w:rPr>
          <w:rFonts w:hint="cs"/>
          <w:cs/>
        </w:rPr>
        <w:t xml:space="preserve"> สรุปจำนวนชั่วโมงการปฏิบัติงานสหกิจศึกษา เดือนกันยายน 2560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33"/>
        <w:gridCol w:w="1528"/>
        <w:gridCol w:w="1778"/>
        <w:gridCol w:w="1501"/>
        <w:gridCol w:w="1542"/>
        <w:gridCol w:w="1490"/>
      </w:tblGrid>
      <w:tr w:rsidR="007555A0" w:rsidTr="003B65C2">
        <w:trPr>
          <w:tblHeader/>
        </w:trPr>
        <w:tc>
          <w:tcPr>
            <w:tcW w:w="5000" w:type="pct"/>
            <w:gridSpan w:val="6"/>
          </w:tcPr>
          <w:p w:rsidR="007555A0" w:rsidRPr="00194575" w:rsidRDefault="007555A0" w:rsidP="00991A87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lastRenderedPageBreak/>
              <w:t>กันยายน 2560 (</w:t>
            </w:r>
            <w:r w:rsidR="006B2CFF">
              <w:rPr>
                <w:rFonts w:hint="cs"/>
                <w:b/>
                <w:bCs/>
                <w:cs/>
              </w:rPr>
              <w:t xml:space="preserve">168 </w:t>
            </w:r>
            <w:r>
              <w:rPr>
                <w:rFonts w:hint="cs"/>
                <w:b/>
                <w:bCs/>
                <w:cs/>
              </w:rPr>
              <w:t>ชั่วโมง)</w:t>
            </w:r>
          </w:p>
        </w:tc>
      </w:tr>
      <w:tr w:rsidR="007555A0" w:rsidTr="003B65C2">
        <w:trPr>
          <w:tblHeader/>
        </w:trPr>
        <w:tc>
          <w:tcPr>
            <w:tcW w:w="582" w:type="pct"/>
          </w:tcPr>
          <w:p w:rsidR="007555A0" w:rsidRPr="00BF2537" w:rsidRDefault="007555A0" w:rsidP="00991A87">
            <w:pPr>
              <w:jc w:val="righ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สัปดาห์</w:t>
            </w:r>
          </w:p>
        </w:tc>
        <w:tc>
          <w:tcPr>
            <w:tcW w:w="861" w:type="pct"/>
          </w:tcPr>
          <w:p w:rsidR="007555A0" w:rsidRPr="00194575" w:rsidRDefault="007555A0" w:rsidP="00991A87">
            <w:pPr>
              <w:jc w:val="center"/>
              <w:rPr>
                <w:b/>
                <w:bCs/>
                <w:cs/>
              </w:rPr>
            </w:pPr>
            <w:r w:rsidRPr="00194575">
              <w:rPr>
                <w:rFonts w:hint="cs"/>
                <w:b/>
                <w:bCs/>
                <w:cs/>
              </w:rPr>
              <w:t xml:space="preserve">มาทำงาน </w:t>
            </w:r>
          </w:p>
        </w:tc>
        <w:tc>
          <w:tcPr>
            <w:tcW w:w="1002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ขาด</w:t>
            </w:r>
          </w:p>
        </w:tc>
        <w:tc>
          <w:tcPr>
            <w:tcW w:w="846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ลากิจ</w:t>
            </w:r>
          </w:p>
        </w:tc>
        <w:tc>
          <w:tcPr>
            <w:tcW w:w="869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ลาป่วย</w:t>
            </w:r>
          </w:p>
        </w:tc>
        <w:tc>
          <w:tcPr>
            <w:tcW w:w="840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มาสาย</w:t>
            </w:r>
          </w:p>
        </w:tc>
      </w:tr>
      <w:tr w:rsidR="007555A0" w:rsidTr="007555A0">
        <w:tc>
          <w:tcPr>
            <w:tcW w:w="582" w:type="pct"/>
          </w:tcPr>
          <w:p w:rsidR="007555A0" w:rsidRDefault="007555A0" w:rsidP="00991A87">
            <w:pPr>
              <w:jc w:val="center"/>
            </w:pPr>
            <w:r>
              <w:rPr>
                <w:rFonts w:hint="cs"/>
                <w:cs/>
              </w:rPr>
              <w:t>1</w:t>
            </w:r>
          </w:p>
        </w:tc>
        <w:tc>
          <w:tcPr>
            <w:tcW w:w="861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8</w:t>
            </w:r>
          </w:p>
        </w:tc>
        <w:tc>
          <w:tcPr>
            <w:tcW w:w="1002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</w:tr>
      <w:tr w:rsidR="007555A0" w:rsidTr="007555A0">
        <w:tc>
          <w:tcPr>
            <w:tcW w:w="582" w:type="pct"/>
          </w:tcPr>
          <w:p w:rsidR="007555A0" w:rsidRPr="006B2CFF" w:rsidRDefault="007555A0" w:rsidP="00991A87">
            <w:pPr>
              <w:jc w:val="center"/>
              <w:rPr>
                <w:cs/>
              </w:rPr>
            </w:pPr>
            <w:r w:rsidRPr="006B2CFF">
              <w:rPr>
                <w:rFonts w:hint="cs"/>
                <w:cs/>
              </w:rPr>
              <w:t>2</w:t>
            </w:r>
          </w:p>
        </w:tc>
        <w:tc>
          <w:tcPr>
            <w:tcW w:w="861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</w:tr>
      <w:tr w:rsidR="007555A0" w:rsidTr="007555A0">
        <w:tc>
          <w:tcPr>
            <w:tcW w:w="582" w:type="pct"/>
          </w:tcPr>
          <w:p w:rsidR="007555A0" w:rsidRPr="006B2CFF" w:rsidRDefault="007555A0" w:rsidP="00991A87">
            <w:pPr>
              <w:jc w:val="center"/>
              <w:rPr>
                <w:cs/>
              </w:rPr>
            </w:pPr>
            <w:r w:rsidRPr="006B2CFF">
              <w:rPr>
                <w:rFonts w:hint="cs"/>
                <w:cs/>
              </w:rPr>
              <w:t>3</w:t>
            </w:r>
          </w:p>
        </w:tc>
        <w:tc>
          <w:tcPr>
            <w:tcW w:w="861" w:type="pct"/>
          </w:tcPr>
          <w:p w:rsidR="007555A0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</w:tr>
      <w:tr w:rsidR="007555A0" w:rsidTr="007555A0">
        <w:tc>
          <w:tcPr>
            <w:tcW w:w="582" w:type="pct"/>
          </w:tcPr>
          <w:p w:rsidR="007555A0" w:rsidRPr="006B2CFF" w:rsidRDefault="007555A0" w:rsidP="00991A87">
            <w:pPr>
              <w:jc w:val="center"/>
              <w:rPr>
                <w:cs/>
              </w:rPr>
            </w:pPr>
            <w:r w:rsidRPr="006B2CFF">
              <w:rPr>
                <w:rFonts w:hint="cs"/>
                <w:cs/>
              </w:rPr>
              <w:t>4</w:t>
            </w:r>
          </w:p>
        </w:tc>
        <w:tc>
          <w:tcPr>
            <w:tcW w:w="861" w:type="pct"/>
          </w:tcPr>
          <w:p w:rsidR="007555A0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</w:tr>
      <w:tr w:rsidR="006B2CFF" w:rsidTr="007555A0">
        <w:tc>
          <w:tcPr>
            <w:tcW w:w="582" w:type="pct"/>
          </w:tcPr>
          <w:p w:rsidR="006B2CFF" w:rsidRPr="006B2CFF" w:rsidRDefault="006B2CFF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5</w:t>
            </w:r>
          </w:p>
        </w:tc>
        <w:tc>
          <w:tcPr>
            <w:tcW w:w="861" w:type="pct"/>
          </w:tcPr>
          <w:p w:rsidR="006B2CFF" w:rsidRDefault="006B2CFF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6B2CFF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6B2CFF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6B2CFF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6B2CFF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</w:tr>
      <w:tr w:rsidR="007555A0" w:rsidTr="007555A0">
        <w:tc>
          <w:tcPr>
            <w:tcW w:w="582" w:type="pct"/>
          </w:tcPr>
          <w:p w:rsidR="007555A0" w:rsidRPr="007555A0" w:rsidRDefault="007555A0" w:rsidP="00991A87">
            <w:pPr>
              <w:jc w:val="center"/>
              <w:rPr>
                <w:b/>
                <w:bCs/>
                <w:cs/>
              </w:rPr>
            </w:pPr>
            <w:r w:rsidRPr="007555A0">
              <w:rPr>
                <w:rFonts w:hint="cs"/>
                <w:b/>
                <w:bCs/>
                <w:cs/>
              </w:rPr>
              <w:t>รวม</w:t>
            </w:r>
          </w:p>
        </w:tc>
        <w:tc>
          <w:tcPr>
            <w:tcW w:w="861" w:type="pct"/>
          </w:tcPr>
          <w:p w:rsidR="007555A0" w:rsidRPr="006B2CFF" w:rsidRDefault="006B2CFF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168</w:t>
            </w:r>
          </w:p>
        </w:tc>
        <w:tc>
          <w:tcPr>
            <w:tcW w:w="1002" w:type="pct"/>
          </w:tcPr>
          <w:p w:rsidR="007555A0" w:rsidRPr="006B2CFF" w:rsidRDefault="006B2CFF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  <w:tc>
          <w:tcPr>
            <w:tcW w:w="846" w:type="pct"/>
          </w:tcPr>
          <w:p w:rsidR="007555A0" w:rsidRPr="006B2CFF" w:rsidRDefault="006B2CFF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  <w:tc>
          <w:tcPr>
            <w:tcW w:w="869" w:type="pct"/>
          </w:tcPr>
          <w:p w:rsidR="007555A0" w:rsidRPr="006B2CFF" w:rsidRDefault="006B2CFF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  <w:tc>
          <w:tcPr>
            <w:tcW w:w="840" w:type="pct"/>
          </w:tcPr>
          <w:p w:rsidR="007555A0" w:rsidRPr="006B2CFF" w:rsidRDefault="006B2CFF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</w:tr>
    </w:tbl>
    <w:p w:rsidR="007555A0" w:rsidRDefault="007555A0" w:rsidP="00991A87">
      <w:pPr>
        <w:spacing w:line="240" w:lineRule="auto"/>
      </w:pPr>
    </w:p>
    <w:p w:rsidR="007555A0" w:rsidRDefault="003B65C2" w:rsidP="00991A87">
      <w:pPr>
        <w:pStyle w:val="a1"/>
      </w:pPr>
      <w:r>
        <w:rPr>
          <w:cs/>
        </w:rPr>
        <w:t>ตารางที่ ก-</w:t>
      </w:r>
      <w:r w:rsidR="008248EE">
        <w:fldChar w:fldCharType="begin"/>
      </w:r>
      <w:r w:rsidR="008248EE">
        <w:instrText xml:space="preserve"> SEQ </w:instrText>
      </w:r>
      <w:r w:rsidR="008248EE">
        <w:rPr>
          <w:cs/>
        </w:rPr>
        <w:instrText>ตารางที่</w:instrText>
      </w:r>
      <w:r w:rsidR="008248EE">
        <w:instrText>_</w:instrText>
      </w:r>
      <w:r w:rsidR="008248EE">
        <w:rPr>
          <w:cs/>
        </w:rPr>
        <w:instrText xml:space="preserve">ก- </w:instrText>
      </w:r>
      <w:r w:rsidR="008248EE">
        <w:instrText>\</w:instrText>
      </w:r>
      <w:r w:rsidR="008248EE">
        <w:rPr>
          <w:cs/>
        </w:rPr>
        <w:instrText xml:space="preserve">* </w:instrText>
      </w:r>
      <w:r w:rsidR="008248EE">
        <w:instrText xml:space="preserve">ARABIC </w:instrText>
      </w:r>
      <w:r w:rsidR="008248EE">
        <w:fldChar w:fldCharType="separate"/>
      </w:r>
      <w:r>
        <w:rPr>
          <w:noProof/>
          <w:cs/>
        </w:rPr>
        <w:t>3</w:t>
      </w:r>
      <w:r w:rsidR="008248EE">
        <w:rPr>
          <w:noProof/>
        </w:rPr>
        <w:fldChar w:fldCharType="end"/>
      </w:r>
      <w:r>
        <w:rPr>
          <w:rFonts w:hint="cs"/>
          <w:cs/>
        </w:rPr>
        <w:t xml:space="preserve"> สรุปจำนวนชั่วโมงการปฏิบัติงานสหกิจศึกษา เดือนตุลาคม 2560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33"/>
        <w:gridCol w:w="1528"/>
        <w:gridCol w:w="1778"/>
        <w:gridCol w:w="1501"/>
        <w:gridCol w:w="1542"/>
        <w:gridCol w:w="1490"/>
      </w:tblGrid>
      <w:tr w:rsidR="007555A0" w:rsidTr="007555A0">
        <w:tc>
          <w:tcPr>
            <w:tcW w:w="5000" w:type="pct"/>
            <w:gridSpan w:val="6"/>
          </w:tcPr>
          <w:p w:rsidR="007555A0" w:rsidRPr="00194575" w:rsidRDefault="007555A0" w:rsidP="00991A87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ตุลาคม 2560 (</w:t>
            </w:r>
            <w:r w:rsidR="009F4B5E">
              <w:rPr>
                <w:rFonts w:hint="cs"/>
                <w:b/>
                <w:bCs/>
                <w:cs/>
              </w:rPr>
              <w:t xml:space="preserve">176 </w:t>
            </w:r>
            <w:r>
              <w:rPr>
                <w:rFonts w:hint="cs"/>
                <w:b/>
                <w:bCs/>
                <w:cs/>
              </w:rPr>
              <w:t>ชั่วโมง)</w:t>
            </w:r>
          </w:p>
        </w:tc>
      </w:tr>
      <w:tr w:rsidR="007555A0" w:rsidTr="007555A0">
        <w:tc>
          <w:tcPr>
            <w:tcW w:w="582" w:type="pct"/>
          </w:tcPr>
          <w:p w:rsidR="007555A0" w:rsidRPr="00BF2537" w:rsidRDefault="007555A0" w:rsidP="00991A87">
            <w:pPr>
              <w:jc w:val="righ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สัปดาห์</w:t>
            </w:r>
          </w:p>
        </w:tc>
        <w:tc>
          <w:tcPr>
            <w:tcW w:w="861" w:type="pct"/>
          </w:tcPr>
          <w:p w:rsidR="007555A0" w:rsidRPr="00194575" w:rsidRDefault="007555A0" w:rsidP="00991A87">
            <w:pPr>
              <w:jc w:val="center"/>
              <w:rPr>
                <w:b/>
                <w:bCs/>
                <w:cs/>
              </w:rPr>
            </w:pPr>
            <w:r w:rsidRPr="00194575">
              <w:rPr>
                <w:rFonts w:hint="cs"/>
                <w:b/>
                <w:bCs/>
                <w:cs/>
              </w:rPr>
              <w:t xml:space="preserve">มาทำงาน </w:t>
            </w:r>
          </w:p>
        </w:tc>
        <w:tc>
          <w:tcPr>
            <w:tcW w:w="1002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ขาด</w:t>
            </w:r>
          </w:p>
        </w:tc>
        <w:tc>
          <w:tcPr>
            <w:tcW w:w="846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ลากิจ</w:t>
            </w:r>
          </w:p>
        </w:tc>
        <w:tc>
          <w:tcPr>
            <w:tcW w:w="869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ลาป่วย</w:t>
            </w:r>
          </w:p>
        </w:tc>
        <w:tc>
          <w:tcPr>
            <w:tcW w:w="840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มาสาย</w:t>
            </w:r>
          </w:p>
        </w:tc>
      </w:tr>
      <w:tr w:rsidR="006B2CFF" w:rsidTr="007555A0">
        <w:tc>
          <w:tcPr>
            <w:tcW w:w="582" w:type="pct"/>
          </w:tcPr>
          <w:p w:rsid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1</w:t>
            </w:r>
          </w:p>
        </w:tc>
        <w:tc>
          <w:tcPr>
            <w:tcW w:w="861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</w:tr>
      <w:tr w:rsidR="006B2CFF" w:rsidTr="007555A0">
        <w:tc>
          <w:tcPr>
            <w:tcW w:w="582" w:type="pct"/>
          </w:tcPr>
          <w:p w:rsidR="006B2CFF" w:rsidRDefault="006B2CFF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2</w:t>
            </w:r>
          </w:p>
        </w:tc>
        <w:tc>
          <w:tcPr>
            <w:tcW w:w="861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</w:tr>
      <w:tr w:rsidR="006B2CFF" w:rsidTr="007555A0">
        <w:tc>
          <w:tcPr>
            <w:tcW w:w="582" w:type="pct"/>
          </w:tcPr>
          <w:p w:rsidR="006B2CFF" w:rsidRDefault="006B2CFF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3</w:t>
            </w:r>
          </w:p>
        </w:tc>
        <w:tc>
          <w:tcPr>
            <w:tcW w:w="861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</w:tr>
      <w:tr w:rsidR="006B2CFF" w:rsidTr="007555A0">
        <w:tc>
          <w:tcPr>
            <w:tcW w:w="582" w:type="pct"/>
          </w:tcPr>
          <w:p w:rsidR="006B2CFF" w:rsidRDefault="006B2CFF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4</w:t>
            </w:r>
          </w:p>
        </w:tc>
        <w:tc>
          <w:tcPr>
            <w:tcW w:w="861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</w:tr>
      <w:tr w:rsidR="006B2CFF" w:rsidTr="007555A0">
        <w:tc>
          <w:tcPr>
            <w:tcW w:w="582" w:type="pct"/>
          </w:tcPr>
          <w:p w:rsidR="006B2CFF" w:rsidRDefault="006B2CFF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5</w:t>
            </w:r>
          </w:p>
        </w:tc>
        <w:tc>
          <w:tcPr>
            <w:tcW w:w="861" w:type="pct"/>
          </w:tcPr>
          <w:p w:rsidR="006B2CFF" w:rsidRDefault="006B2CFF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16</w:t>
            </w:r>
          </w:p>
        </w:tc>
        <w:tc>
          <w:tcPr>
            <w:tcW w:w="1002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</w:tr>
      <w:tr w:rsidR="006B2CFF" w:rsidTr="007555A0">
        <w:tc>
          <w:tcPr>
            <w:tcW w:w="582" w:type="pct"/>
          </w:tcPr>
          <w:p w:rsidR="006B2CFF" w:rsidRPr="007555A0" w:rsidRDefault="006B2CFF" w:rsidP="00991A87">
            <w:pPr>
              <w:jc w:val="center"/>
              <w:rPr>
                <w:b/>
                <w:bCs/>
                <w:cs/>
              </w:rPr>
            </w:pPr>
            <w:r w:rsidRPr="007555A0">
              <w:rPr>
                <w:rFonts w:hint="cs"/>
                <w:b/>
                <w:bCs/>
                <w:cs/>
              </w:rPr>
              <w:t>รวม</w:t>
            </w:r>
          </w:p>
        </w:tc>
        <w:tc>
          <w:tcPr>
            <w:tcW w:w="861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176</w:t>
            </w:r>
          </w:p>
        </w:tc>
        <w:tc>
          <w:tcPr>
            <w:tcW w:w="1002" w:type="pct"/>
          </w:tcPr>
          <w:p w:rsidR="006B2CFF" w:rsidRPr="006B2CFF" w:rsidRDefault="006B2CFF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  <w:tc>
          <w:tcPr>
            <w:tcW w:w="846" w:type="pct"/>
          </w:tcPr>
          <w:p w:rsidR="006B2CFF" w:rsidRPr="006B2CFF" w:rsidRDefault="006B2CFF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  <w:tc>
          <w:tcPr>
            <w:tcW w:w="869" w:type="pct"/>
          </w:tcPr>
          <w:p w:rsidR="006B2CFF" w:rsidRPr="006B2CFF" w:rsidRDefault="006B2CFF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  <w:tc>
          <w:tcPr>
            <w:tcW w:w="840" w:type="pct"/>
          </w:tcPr>
          <w:p w:rsidR="006B2CFF" w:rsidRPr="006B2CFF" w:rsidRDefault="006B2CFF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</w:tr>
    </w:tbl>
    <w:p w:rsidR="007555A0" w:rsidRDefault="007555A0" w:rsidP="00991A87">
      <w:pPr>
        <w:spacing w:line="240" w:lineRule="auto"/>
      </w:pPr>
    </w:p>
    <w:p w:rsidR="006B2CFF" w:rsidRDefault="006B2CFF" w:rsidP="00991A87">
      <w:pPr>
        <w:spacing w:line="240" w:lineRule="auto"/>
      </w:pPr>
    </w:p>
    <w:p w:rsidR="006B2CFF" w:rsidRDefault="006B2CFF" w:rsidP="00991A87">
      <w:pPr>
        <w:spacing w:line="240" w:lineRule="auto"/>
      </w:pPr>
    </w:p>
    <w:p w:rsidR="006B2CFF" w:rsidRDefault="006B2CFF" w:rsidP="00991A87">
      <w:pPr>
        <w:spacing w:line="240" w:lineRule="auto"/>
      </w:pPr>
    </w:p>
    <w:p w:rsidR="006B2CFF" w:rsidRDefault="006B2CFF" w:rsidP="00991A87">
      <w:pPr>
        <w:spacing w:line="240" w:lineRule="auto"/>
      </w:pPr>
    </w:p>
    <w:p w:rsidR="003B65C2" w:rsidRDefault="003B65C2" w:rsidP="00991A87">
      <w:pPr>
        <w:pStyle w:val="a1"/>
      </w:pPr>
      <w:r>
        <w:rPr>
          <w:cs/>
        </w:rPr>
        <w:t>ตารางที่ ก-</w:t>
      </w:r>
      <w:r w:rsidR="008248EE">
        <w:fldChar w:fldCharType="begin"/>
      </w:r>
      <w:r w:rsidR="008248EE">
        <w:instrText xml:space="preserve"> SEQ </w:instrText>
      </w:r>
      <w:r w:rsidR="008248EE">
        <w:rPr>
          <w:cs/>
        </w:rPr>
        <w:instrText>ตารางที่</w:instrText>
      </w:r>
      <w:r w:rsidR="008248EE">
        <w:instrText>_</w:instrText>
      </w:r>
      <w:r w:rsidR="008248EE">
        <w:rPr>
          <w:cs/>
        </w:rPr>
        <w:instrText xml:space="preserve">ก- </w:instrText>
      </w:r>
      <w:r w:rsidR="008248EE">
        <w:instrText>\</w:instrText>
      </w:r>
      <w:r w:rsidR="008248EE">
        <w:rPr>
          <w:cs/>
        </w:rPr>
        <w:instrText xml:space="preserve">* </w:instrText>
      </w:r>
      <w:r w:rsidR="008248EE">
        <w:instrText xml:space="preserve">ARABIC </w:instrText>
      </w:r>
      <w:r w:rsidR="008248EE">
        <w:fldChar w:fldCharType="separate"/>
      </w:r>
      <w:r>
        <w:rPr>
          <w:noProof/>
          <w:cs/>
        </w:rPr>
        <w:t>4</w:t>
      </w:r>
      <w:r w:rsidR="008248EE">
        <w:rPr>
          <w:noProof/>
        </w:rPr>
        <w:fldChar w:fldCharType="end"/>
      </w:r>
      <w:r>
        <w:rPr>
          <w:rFonts w:hint="cs"/>
          <w:cs/>
        </w:rPr>
        <w:t xml:space="preserve"> สรุปจำนวนชั่วโมงการปฏิบัติงานสหกิจศึกษา เดือนพฤศจิกายน 2560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33"/>
        <w:gridCol w:w="1528"/>
        <w:gridCol w:w="1778"/>
        <w:gridCol w:w="1501"/>
        <w:gridCol w:w="1542"/>
        <w:gridCol w:w="1490"/>
      </w:tblGrid>
      <w:tr w:rsidR="007555A0" w:rsidTr="003B65C2">
        <w:trPr>
          <w:tblHeader/>
        </w:trPr>
        <w:tc>
          <w:tcPr>
            <w:tcW w:w="5000" w:type="pct"/>
            <w:gridSpan w:val="6"/>
          </w:tcPr>
          <w:p w:rsidR="007555A0" w:rsidRPr="00194575" w:rsidRDefault="007555A0" w:rsidP="00991A87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พฤศจิกายน 2560 (</w:t>
            </w:r>
            <w:r w:rsidR="009B00B9">
              <w:rPr>
                <w:rFonts w:hint="cs"/>
                <w:b/>
                <w:bCs/>
                <w:cs/>
              </w:rPr>
              <w:t xml:space="preserve">176 </w:t>
            </w:r>
            <w:r>
              <w:rPr>
                <w:rFonts w:hint="cs"/>
                <w:b/>
                <w:bCs/>
                <w:cs/>
              </w:rPr>
              <w:t>ชั่วโมง)</w:t>
            </w:r>
          </w:p>
        </w:tc>
      </w:tr>
      <w:tr w:rsidR="007555A0" w:rsidTr="003B65C2">
        <w:trPr>
          <w:tblHeader/>
        </w:trPr>
        <w:tc>
          <w:tcPr>
            <w:tcW w:w="582" w:type="pct"/>
          </w:tcPr>
          <w:p w:rsidR="007555A0" w:rsidRPr="00BF2537" w:rsidRDefault="007555A0" w:rsidP="00991A87">
            <w:pPr>
              <w:jc w:val="righ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สัปดาห์</w:t>
            </w:r>
          </w:p>
        </w:tc>
        <w:tc>
          <w:tcPr>
            <w:tcW w:w="861" w:type="pct"/>
          </w:tcPr>
          <w:p w:rsidR="007555A0" w:rsidRPr="00194575" w:rsidRDefault="007555A0" w:rsidP="00991A87">
            <w:pPr>
              <w:jc w:val="center"/>
              <w:rPr>
                <w:b/>
                <w:bCs/>
                <w:cs/>
              </w:rPr>
            </w:pPr>
            <w:r w:rsidRPr="00194575">
              <w:rPr>
                <w:rFonts w:hint="cs"/>
                <w:b/>
                <w:bCs/>
                <w:cs/>
              </w:rPr>
              <w:t xml:space="preserve">มาทำงาน </w:t>
            </w:r>
          </w:p>
        </w:tc>
        <w:tc>
          <w:tcPr>
            <w:tcW w:w="1002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ขาด</w:t>
            </w:r>
          </w:p>
        </w:tc>
        <w:tc>
          <w:tcPr>
            <w:tcW w:w="846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ลากิจ</w:t>
            </w:r>
          </w:p>
        </w:tc>
        <w:tc>
          <w:tcPr>
            <w:tcW w:w="869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ลาป่วย</w:t>
            </w:r>
          </w:p>
        </w:tc>
        <w:tc>
          <w:tcPr>
            <w:tcW w:w="840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มาสาย</w:t>
            </w:r>
          </w:p>
        </w:tc>
      </w:tr>
      <w:tr w:rsidR="009F4B5E" w:rsidTr="007555A0">
        <w:tc>
          <w:tcPr>
            <w:tcW w:w="582" w:type="pct"/>
          </w:tcPr>
          <w:p w:rsidR="009F4B5E" w:rsidRDefault="009F4B5E" w:rsidP="00991A87">
            <w:pPr>
              <w:jc w:val="center"/>
            </w:pPr>
            <w:r>
              <w:rPr>
                <w:rFonts w:hint="cs"/>
                <w:cs/>
              </w:rPr>
              <w:t>1</w:t>
            </w:r>
          </w:p>
        </w:tc>
        <w:tc>
          <w:tcPr>
            <w:tcW w:w="861" w:type="pct"/>
          </w:tcPr>
          <w:p w:rsidR="009F4B5E" w:rsidRPr="009F4B5E" w:rsidRDefault="009F4B5E" w:rsidP="00991A87">
            <w:pPr>
              <w:jc w:val="center"/>
            </w:pPr>
            <w:r w:rsidRPr="009F4B5E">
              <w:rPr>
                <w:rFonts w:hint="cs"/>
                <w:cs/>
              </w:rPr>
              <w:t>24</w:t>
            </w:r>
          </w:p>
        </w:tc>
        <w:tc>
          <w:tcPr>
            <w:tcW w:w="1002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</w:tr>
      <w:tr w:rsidR="009F4B5E" w:rsidTr="007555A0">
        <w:tc>
          <w:tcPr>
            <w:tcW w:w="582" w:type="pct"/>
          </w:tcPr>
          <w:p w:rsidR="009F4B5E" w:rsidRDefault="009F4B5E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2</w:t>
            </w:r>
          </w:p>
        </w:tc>
        <w:tc>
          <w:tcPr>
            <w:tcW w:w="861" w:type="pct"/>
          </w:tcPr>
          <w:p w:rsidR="009F4B5E" w:rsidRPr="009F4B5E" w:rsidRDefault="009F4B5E" w:rsidP="00991A87">
            <w:pPr>
              <w:jc w:val="center"/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</w:tr>
      <w:tr w:rsidR="009F4B5E" w:rsidTr="007555A0">
        <w:tc>
          <w:tcPr>
            <w:tcW w:w="582" w:type="pct"/>
          </w:tcPr>
          <w:p w:rsidR="009F4B5E" w:rsidRDefault="009F4B5E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3</w:t>
            </w:r>
          </w:p>
        </w:tc>
        <w:tc>
          <w:tcPr>
            <w:tcW w:w="861" w:type="pct"/>
          </w:tcPr>
          <w:p w:rsidR="009F4B5E" w:rsidRPr="009F4B5E" w:rsidRDefault="009F4B5E" w:rsidP="00991A87">
            <w:pPr>
              <w:jc w:val="center"/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</w:tr>
      <w:tr w:rsidR="009F4B5E" w:rsidTr="007555A0">
        <w:tc>
          <w:tcPr>
            <w:tcW w:w="582" w:type="pct"/>
          </w:tcPr>
          <w:p w:rsidR="009F4B5E" w:rsidRDefault="009F4B5E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4</w:t>
            </w:r>
          </w:p>
        </w:tc>
        <w:tc>
          <w:tcPr>
            <w:tcW w:w="861" w:type="pct"/>
          </w:tcPr>
          <w:p w:rsidR="009F4B5E" w:rsidRPr="009F4B5E" w:rsidRDefault="009F4B5E" w:rsidP="00991A87">
            <w:pPr>
              <w:jc w:val="center"/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</w:tr>
      <w:tr w:rsidR="009F4B5E" w:rsidTr="007555A0">
        <w:tc>
          <w:tcPr>
            <w:tcW w:w="582" w:type="pct"/>
          </w:tcPr>
          <w:p w:rsidR="009F4B5E" w:rsidRDefault="009F4B5E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5</w:t>
            </w:r>
          </w:p>
        </w:tc>
        <w:tc>
          <w:tcPr>
            <w:tcW w:w="861" w:type="pct"/>
          </w:tcPr>
          <w:p w:rsidR="009F4B5E" w:rsidRDefault="009F4B5E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32</w:t>
            </w:r>
          </w:p>
        </w:tc>
        <w:tc>
          <w:tcPr>
            <w:tcW w:w="1002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</w:tr>
      <w:tr w:rsidR="009F4B5E" w:rsidTr="007555A0">
        <w:tc>
          <w:tcPr>
            <w:tcW w:w="582" w:type="pct"/>
          </w:tcPr>
          <w:p w:rsidR="009F4B5E" w:rsidRPr="007555A0" w:rsidRDefault="009F4B5E" w:rsidP="00991A87">
            <w:pPr>
              <w:jc w:val="center"/>
              <w:rPr>
                <w:b/>
                <w:bCs/>
                <w:cs/>
              </w:rPr>
            </w:pPr>
            <w:r w:rsidRPr="007555A0">
              <w:rPr>
                <w:rFonts w:hint="cs"/>
                <w:b/>
                <w:bCs/>
                <w:cs/>
              </w:rPr>
              <w:t>รวม</w:t>
            </w:r>
          </w:p>
        </w:tc>
        <w:tc>
          <w:tcPr>
            <w:tcW w:w="861" w:type="pct"/>
          </w:tcPr>
          <w:p w:rsidR="009F4B5E" w:rsidRPr="003343F2" w:rsidRDefault="009F4B5E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176</w:t>
            </w:r>
          </w:p>
        </w:tc>
        <w:tc>
          <w:tcPr>
            <w:tcW w:w="1002" w:type="pct"/>
          </w:tcPr>
          <w:p w:rsidR="009F4B5E" w:rsidRPr="003343F2" w:rsidRDefault="009F4B5E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  <w:tc>
          <w:tcPr>
            <w:tcW w:w="846" w:type="pct"/>
          </w:tcPr>
          <w:p w:rsidR="009F4B5E" w:rsidRPr="003343F2" w:rsidRDefault="009F4B5E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  <w:tc>
          <w:tcPr>
            <w:tcW w:w="869" w:type="pct"/>
          </w:tcPr>
          <w:p w:rsidR="009F4B5E" w:rsidRPr="003343F2" w:rsidRDefault="009F4B5E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  <w:tc>
          <w:tcPr>
            <w:tcW w:w="840" w:type="pct"/>
          </w:tcPr>
          <w:p w:rsidR="009F4B5E" w:rsidRPr="003343F2" w:rsidRDefault="009F4B5E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</w:tr>
    </w:tbl>
    <w:p w:rsidR="000B4692" w:rsidRDefault="000B4692" w:rsidP="00991A87">
      <w:pPr>
        <w:spacing w:line="240" w:lineRule="auto"/>
      </w:pPr>
    </w:p>
    <w:p w:rsidR="009D68CD" w:rsidRDefault="009D68CD" w:rsidP="00991A87">
      <w:pPr>
        <w:spacing w:line="240" w:lineRule="auto"/>
        <w:rPr>
          <w:cs/>
        </w:rPr>
      </w:pPr>
    </w:p>
    <w:p w:rsidR="009D68CD" w:rsidRDefault="009D68CD" w:rsidP="00991A87">
      <w:pPr>
        <w:spacing w:line="240" w:lineRule="auto"/>
      </w:pPr>
    </w:p>
    <w:p w:rsidR="009D68CD" w:rsidRDefault="00076CC2" w:rsidP="00991A87">
      <w:pPr>
        <w:spacing w:line="240" w:lineRule="auto"/>
        <w:rPr>
          <w:color w:val="FF0000"/>
        </w:rPr>
      </w:pPr>
      <w:r w:rsidRPr="00076CC2">
        <w:rPr>
          <w:rFonts w:hint="cs"/>
          <w:color w:val="FF0000"/>
          <w:cs/>
        </w:rPr>
        <w:t xml:space="preserve">หมายเหตุ </w:t>
      </w:r>
      <w:r w:rsidRPr="00076CC2">
        <w:rPr>
          <w:color w:val="FF0000"/>
          <w:cs/>
        </w:rPr>
        <w:t xml:space="preserve">: </w:t>
      </w:r>
      <w:r>
        <w:rPr>
          <w:color w:val="FF0000"/>
          <w:cs/>
        </w:rPr>
        <w:t xml:space="preserve">   </w:t>
      </w:r>
      <w:r>
        <w:rPr>
          <w:rFonts w:hint="cs"/>
          <w:color w:val="FF0000"/>
          <w:cs/>
        </w:rPr>
        <w:t>กรณีมีการขาด ลา มาสาย  หรือทำงานนอกเวลา ให้ระบุวัน และชั่วโมงที่หายไป เพื่อใช้ในการพิจารณาชั่วโมงการปฏิบัติงานสหกิจศึกษาที่ถูกต้อง</w:t>
      </w:r>
    </w:p>
    <w:p w:rsidR="001A2EBF" w:rsidRDefault="001A2EBF" w:rsidP="00991A87">
      <w:pPr>
        <w:spacing w:line="240" w:lineRule="auto"/>
        <w:rPr>
          <w:color w:val="FF0000"/>
        </w:rPr>
      </w:pPr>
    </w:p>
    <w:p w:rsidR="00136C4B" w:rsidRDefault="00136C4B" w:rsidP="00991A87">
      <w:pPr>
        <w:spacing w:line="240" w:lineRule="auto"/>
        <w:rPr>
          <w:color w:val="FF0000"/>
          <w:cs/>
        </w:rPr>
        <w:sectPr w:rsidR="00136C4B" w:rsidSect="00991A87">
          <w:pgSz w:w="11906" w:h="16838" w:code="9"/>
          <w:pgMar w:top="2160" w:right="1152" w:bottom="1008" w:left="1872" w:header="1008" w:footer="720" w:gutter="0"/>
          <w:cols w:space="708"/>
          <w:docGrid w:linePitch="435"/>
        </w:sectPr>
      </w:pPr>
    </w:p>
    <w:p w:rsidR="00136C4B" w:rsidRPr="00136C4B" w:rsidRDefault="00136C4B" w:rsidP="00991A87">
      <w:pPr>
        <w:pStyle w:val="Heading2"/>
        <w:numPr>
          <w:ilvl w:val="0"/>
          <w:numId w:val="0"/>
        </w:numPr>
        <w:ind w:left="720"/>
        <w:jc w:val="center"/>
        <w:rPr>
          <w:cs/>
        </w:rPr>
      </w:pPr>
      <w:r w:rsidRPr="00136C4B">
        <w:rPr>
          <w:rFonts w:hint="cs"/>
          <w:cs/>
        </w:rPr>
        <w:lastRenderedPageBreak/>
        <w:t>รายงานผลการดำเนินงานสหกิจศึกษารายสัปดาห์</w:t>
      </w:r>
    </w:p>
    <w:p w:rsidR="001A2EBF" w:rsidRPr="00136C4B" w:rsidRDefault="00136C4B" w:rsidP="00991A87">
      <w:pPr>
        <w:tabs>
          <w:tab w:val="center" w:pos="4297"/>
        </w:tabs>
        <w:spacing w:line="240" w:lineRule="auto"/>
        <w:rPr>
          <w:cs/>
        </w:rPr>
        <w:sectPr w:rsidR="001A2EBF" w:rsidRPr="00136C4B" w:rsidSect="00991A87">
          <w:pgSz w:w="11906" w:h="16838" w:code="9"/>
          <w:pgMar w:top="2160" w:right="1152" w:bottom="1008" w:left="1872" w:header="1008" w:footer="720" w:gutter="0"/>
          <w:cols w:space="708"/>
          <w:docGrid w:linePitch="435"/>
        </w:sectPr>
      </w:pPr>
      <w:r>
        <w:rPr>
          <w:cs/>
        </w:rPr>
        <w:tab/>
      </w:r>
    </w:p>
    <w:p w:rsidR="00FD1C17" w:rsidRPr="007E1467" w:rsidRDefault="00FD1C17" w:rsidP="00991A87">
      <w:pPr>
        <w:pStyle w:val="a2"/>
        <w:rPr>
          <w:b w:val="0"/>
          <w:bCs w:val="0"/>
          <w:sz w:val="32"/>
          <w:szCs w:val="32"/>
          <w:cs/>
        </w:rPr>
      </w:pPr>
    </w:p>
    <w:p w:rsidR="00FD1C17" w:rsidRPr="007E1467" w:rsidRDefault="00FD1C17" w:rsidP="00991A87">
      <w:pPr>
        <w:spacing w:line="240" w:lineRule="auto"/>
        <w:rPr>
          <w:cs/>
        </w:rPr>
      </w:pPr>
    </w:p>
    <w:p w:rsidR="00FD1C17" w:rsidRPr="007E1467" w:rsidRDefault="00FD1C17" w:rsidP="00991A87">
      <w:pPr>
        <w:spacing w:line="240" w:lineRule="auto"/>
        <w:rPr>
          <w:cs/>
        </w:rPr>
      </w:pPr>
    </w:p>
    <w:p w:rsidR="00FD1C17" w:rsidRPr="007E1467" w:rsidRDefault="00FD1C17" w:rsidP="00991A87">
      <w:pPr>
        <w:spacing w:line="240" w:lineRule="auto"/>
        <w:rPr>
          <w:cs/>
        </w:rPr>
      </w:pPr>
    </w:p>
    <w:p w:rsidR="00FD1C17" w:rsidRPr="007E1467" w:rsidRDefault="00FD1C17" w:rsidP="00991A87">
      <w:pPr>
        <w:spacing w:line="240" w:lineRule="auto"/>
      </w:pPr>
    </w:p>
    <w:p w:rsidR="00FD1C17" w:rsidRPr="007E1467" w:rsidRDefault="00FD1C17" w:rsidP="00991A87">
      <w:pPr>
        <w:spacing w:line="240" w:lineRule="auto"/>
      </w:pPr>
    </w:p>
    <w:p w:rsidR="00FD1C17" w:rsidRPr="007E1467" w:rsidRDefault="00FD1C17" w:rsidP="00991A87">
      <w:pPr>
        <w:spacing w:line="240" w:lineRule="auto"/>
        <w:rPr>
          <w:cs/>
        </w:rPr>
      </w:pPr>
    </w:p>
    <w:p w:rsidR="00FD1C17" w:rsidRPr="00CE4062" w:rsidRDefault="00FD1C17" w:rsidP="00991A87">
      <w:pPr>
        <w:pStyle w:val="Heading1"/>
        <w:numPr>
          <w:ilvl w:val="0"/>
          <w:numId w:val="0"/>
        </w:numPr>
        <w:spacing w:line="240" w:lineRule="auto"/>
        <w:rPr>
          <w:cs/>
        </w:rPr>
        <w:sectPr w:rsidR="00FD1C17" w:rsidRPr="00CE4062" w:rsidSect="00991A87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  <w:bookmarkStart w:id="760" w:name="_Toc487543141"/>
      <w:r w:rsidRPr="00CE4062">
        <w:rPr>
          <w:cs/>
        </w:rPr>
        <w:t>ภาคผนวก ข</w:t>
      </w:r>
      <w:r w:rsidRPr="00CE4062">
        <w:rPr>
          <w:cs/>
        </w:rPr>
        <w:br/>
        <w:t>ใบนำส่งและเอกสารสหกิจที่เกี่ยวข้อง</w:t>
      </w:r>
      <w:bookmarkEnd w:id="760"/>
    </w:p>
    <w:bookmarkEnd w:id="758"/>
    <w:p w:rsidR="00B37E0E" w:rsidRPr="00CE4062" w:rsidRDefault="00B37E0E" w:rsidP="00991A87">
      <w:pPr>
        <w:pStyle w:val="a2"/>
      </w:pPr>
      <w:r w:rsidRPr="00CE4062">
        <w:rPr>
          <w:cs/>
        </w:rPr>
        <w:lastRenderedPageBreak/>
        <w:t>แบบฟอร์มอนุญาตให้ไปปฏิบัติงานสหกิจศึกษา (</w:t>
      </w:r>
      <w:r w:rsidRPr="00CE4062">
        <w:t>IN</w:t>
      </w:r>
      <w:r w:rsidRPr="00CE4062">
        <w:rPr>
          <w:szCs w:val="40"/>
          <w:cs/>
        </w:rPr>
        <w:t>-</w:t>
      </w:r>
      <w:r w:rsidRPr="00CE4062">
        <w:t>S003</w:t>
      </w:r>
      <w:r w:rsidRPr="00CE4062">
        <w:rPr>
          <w:cs/>
        </w:rPr>
        <w:t>)</w:t>
      </w:r>
    </w:p>
    <w:p w:rsidR="00B37E0E" w:rsidRPr="007E1467" w:rsidRDefault="00B37E0E" w:rsidP="00991A87">
      <w:pPr>
        <w:spacing w:line="240" w:lineRule="auto"/>
      </w:pPr>
    </w:p>
    <w:p w:rsidR="007C2052" w:rsidRPr="007E1467" w:rsidRDefault="00060C43" w:rsidP="00991A87">
      <w:pPr>
        <w:pStyle w:val="a2"/>
        <w:rPr>
          <w:ins w:id="761" w:author="Pahommie" w:date="2014-11-24T10:51:00Z"/>
          <w:b w:val="0"/>
          <w:bCs w:val="0"/>
          <w:sz w:val="32"/>
          <w:szCs w:val="32"/>
        </w:rPr>
      </w:pPr>
      <w:r w:rsidRPr="007E1467">
        <w:rPr>
          <w:b w:val="0"/>
          <w:bCs w:val="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B2A5BA3" wp14:editId="130A48D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11825" cy="7318182"/>
                <wp:effectExtent l="0" t="0" r="22225" b="1651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1825" cy="731818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A4954" id="Rectangle 66" o:spid="_x0000_s1026" style="position:absolute;margin-left:0;margin-top:-.05pt;width:449.75pt;height:576.2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u6PnAIAAJAFAAAOAAAAZHJzL2Uyb0RvYy54bWysVMFu2zAMvQ/YPwi6r47TpumMOkWQosOA&#10;oi3aDj0rshQbkEVNUuJkXz9Ksp2gK3YYloMjiuQj+UTy+mbfKrIT1jWgS5qfTSgRmkPV6E1Jf7ze&#10;fbmixHmmK6ZAi5IehKM3i8+frjtTiCnUoCphCYJoV3SmpLX3psgyx2vRMncGRmhUSrAt8yjaTVZZ&#10;1iF6q7LpZHKZdWArY4EL5/D2NinpIuJLKbh/lNIJT1RJMTcfvzZ+1+GbLa5ZsbHM1A3v02D/kEXL&#10;Go1BR6hb5hnZ2uYPqLbhFhxIf8ahzUDKhotYA1aTT95V81IzI2ItSI4zI03u/8Hyh92TJU1V0stL&#10;SjRr8Y2ekTWmN0oQvEOCOuMKtHsxT7aXHB5DtXtp2/CPdZB9JPUwkir2nnC8nM3z/Go6o4Sjbn6e&#10;X6EUULOju7HOfxPQknAoqcX4kUy2u3c+mQ4mIZqGu0YpvGeF0qQr6Xk+n0UHB6qpgjLoYg+JlbJk&#10;x/D1/T7vw55YYRJKYy6hxFRUPPmDEgn+WUhkB8uYpgChL4+YjHOhfZ5UNatECjWb4G8INnjEipVG&#10;wIAsMckRuwcYLBPIgJ3q7+2Dq4htPTpP/pZYch49YmTQfnRuGw32IwCFVfWRk/1AUqImsLSG6oC9&#10;YyENlTP8rsH3u2fOPzGLU4TzhpvBP+JHKsB3gv5ESQ3210f3wR6bG7WUdDiVJXU/t8wKStR3jW3/&#10;Nb+4CGMchYvZfIqCPdWsTzV6264Anz7HHWR4PAZ7r4ajtNC+4QJZhqioYppj7JJybwdh5dO2wBXE&#10;xXIZzXB0DfP3+sXwAB5YDf35un9j1vRN7LH/H2CYYFa86+VkGzw1LLceZBMb/chrzzeOfWycfkWF&#10;vXIqR6vjIl38BgAA//8DAFBLAwQUAAYACAAAACEAeVj6tdwAAAAHAQAADwAAAGRycy9kb3ducmV2&#10;LnhtbEyPQWuDQBSE74X+h+UVeinJaojFGNdQCl4LTUN63bgvauu+FXeN+u/7emqPwwwz3+SH2Xbi&#10;hoNvHSmI1xEIpMqZlmoFp49ylYLwQZPRnSNUsKCHQ3F/l+vMuIne8XYMteAS8plW0ITQZ1L6qkGr&#10;/dr1SOxd3WB1YDnU0gx64nLbyU0UPUurW+KFRvf42mD1fRytgu2nfzqnb3KJgj19WbuUyTiVSj0+&#10;zC97EAHn8BeGX3xGh4KZLm4k40WngI8EBasYBJvpbpeAuHAqTjZbkEUu//MXPwAAAP//AwBQSwEC&#10;LQAUAAYACAAAACEAtoM4kv4AAADhAQAAEwAAAAAAAAAAAAAAAAAAAAAAW0NvbnRlbnRfVHlwZXNd&#10;LnhtbFBLAQItABQABgAIAAAAIQA4/SH/1gAAAJQBAAALAAAAAAAAAAAAAAAAAC8BAABfcmVscy8u&#10;cmVsc1BLAQItABQABgAIAAAAIQAkAu6PnAIAAJAFAAAOAAAAAAAAAAAAAAAAAC4CAABkcnMvZTJv&#10;RG9jLnhtbFBLAQItABQABgAIAAAAIQB5WPq13AAAAAcBAAAPAAAAAAAAAAAAAAAAAPYEAABkcnMv&#10;ZG93bnJldi54bWxQSwUGAAAAAAQABADzAAAA/wUAAAAA&#10;" filled="f" strokecolor="black [3213]" strokeweight=".25pt"/>
            </w:pict>
          </mc:Fallback>
        </mc:AlternateContent>
      </w:r>
    </w:p>
    <w:p w:rsidR="008730E0" w:rsidRPr="007E1467" w:rsidRDefault="00983634" w:rsidP="00991A87">
      <w:pPr>
        <w:pStyle w:val="a2"/>
        <w:jc w:val="left"/>
        <w:rPr>
          <w:b w:val="0"/>
          <w:bCs w:val="0"/>
          <w:sz w:val="32"/>
          <w:szCs w:val="32"/>
          <w:cs/>
        </w:rPr>
      </w:pPr>
      <w:ins w:id="762" w:author="Pahommie" w:date="2014-11-24T10:51:00Z">
        <w:r w:rsidRPr="007E1467">
          <w:rPr>
            <w:b w:val="0"/>
            <w:bCs w:val="0"/>
            <w:sz w:val="32"/>
            <w:szCs w:val="32"/>
            <w:cs/>
          </w:rPr>
          <w:tab/>
        </w:r>
      </w:ins>
      <w:r w:rsidR="008730E0" w:rsidRPr="007E1467">
        <w:rPr>
          <w:b w:val="0"/>
          <w:bCs w:val="0"/>
          <w:sz w:val="32"/>
          <w:szCs w:val="32"/>
          <w:cs/>
        </w:rPr>
        <w:br w:type="page"/>
      </w:r>
    </w:p>
    <w:p w:rsidR="000207CC" w:rsidRPr="007E1467" w:rsidRDefault="000207CC" w:rsidP="00991A87">
      <w:pPr>
        <w:spacing w:line="240" w:lineRule="auto"/>
        <w:rPr>
          <w:cs/>
        </w:rPr>
        <w:sectPr w:rsidR="000207CC" w:rsidRPr="007E1467" w:rsidSect="00991A87">
          <w:pgSz w:w="11906" w:h="16838" w:code="9"/>
          <w:pgMar w:top="2160" w:right="1152" w:bottom="1008" w:left="1872" w:header="1008" w:footer="720" w:gutter="0"/>
          <w:cols w:space="708"/>
          <w:docGrid w:linePitch="435"/>
        </w:sectPr>
      </w:pPr>
    </w:p>
    <w:p w:rsidR="00D010CF" w:rsidRPr="00CE4062" w:rsidRDefault="00D010CF" w:rsidP="00991A87">
      <w:pPr>
        <w:pStyle w:val="Heading2"/>
        <w:numPr>
          <w:ilvl w:val="0"/>
          <w:numId w:val="0"/>
        </w:numPr>
        <w:ind w:left="720"/>
        <w:jc w:val="center"/>
      </w:pPr>
      <w:r w:rsidRPr="00CE4062">
        <w:rPr>
          <w:cs/>
        </w:rPr>
        <w:lastRenderedPageBreak/>
        <w:t>แบบแจ้งรายละเอียดการปฏิบัติงาน และ</w:t>
      </w:r>
      <w:r w:rsidR="00F00682" w:rsidRPr="00CE4062">
        <w:rPr>
          <w:cs/>
        </w:rPr>
        <w:t>แ</w:t>
      </w:r>
      <w:r w:rsidRPr="00CE4062">
        <w:rPr>
          <w:cs/>
        </w:rPr>
        <w:t>ผนที่ตั้งสถานประกอบการ (</w:t>
      </w:r>
      <w:r w:rsidRPr="00CE4062">
        <w:t>IN</w:t>
      </w:r>
      <w:r w:rsidRPr="00CE4062">
        <w:rPr>
          <w:cs/>
        </w:rPr>
        <w:t>-</w:t>
      </w:r>
      <w:r w:rsidRPr="00CE4062">
        <w:t>S004</w:t>
      </w:r>
      <w:r w:rsidRPr="00CE4062">
        <w:rPr>
          <w:cs/>
        </w:rPr>
        <w:t>)</w:t>
      </w:r>
    </w:p>
    <w:p w:rsidR="00D010CF" w:rsidRPr="007E1467" w:rsidRDefault="00D010CF" w:rsidP="00991A87">
      <w:pPr>
        <w:spacing w:line="240" w:lineRule="auto"/>
      </w:pPr>
    </w:p>
    <w:p w:rsidR="00D010CF" w:rsidRPr="007E1467" w:rsidRDefault="00D010CF" w:rsidP="00991A87">
      <w:pPr>
        <w:pStyle w:val="a2"/>
        <w:rPr>
          <w:ins w:id="763" w:author="Pahommie" w:date="2014-11-24T10:51:00Z"/>
          <w:b w:val="0"/>
          <w:bCs w:val="0"/>
          <w:sz w:val="32"/>
          <w:szCs w:val="32"/>
        </w:rPr>
      </w:pPr>
      <w:r w:rsidRPr="007E1467">
        <w:rPr>
          <w:b w:val="0"/>
          <w:bCs w:val="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471BA02" wp14:editId="29F9D24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11825" cy="7318182"/>
                <wp:effectExtent l="0" t="0" r="22225" b="165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1825" cy="731818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9FC07" id="Rectangle 3" o:spid="_x0000_s1026" style="position:absolute;margin-left:0;margin-top:-.05pt;width:449.75pt;height:576.2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93/mgIAAI4FAAAOAAAAZHJzL2Uyb0RvYy54bWysVMFu2zAMvQ/YPwi6r46TZmmNOkXQosOA&#10;oi3aDj0rshQbkEVNUuJkXz9Ksp2gK3YYloMimuQj+UTy6nrfKrIT1jWgS5qfTSgRmkPV6E1Jf7ze&#10;fbmgxHmmK6ZAi5IehKPXy8+frjpTiCnUoCphCYJoV3SmpLX3psgyx2vRMncGRmhUSrAt8yjaTVZZ&#10;1iF6q7LpZPI168BWxgIXzuHX26Sky4gvpeD+UUonPFElxdx8PG081+HMlles2Fhm6ob3abB/yKJl&#10;jcagI9Qt84xsbfMHVNtwCw6kP+PQZiBlw0WsAavJJ++qeamZEbEWJMeZkSb3/2D5w+7JkqYq6YwS&#10;zVp8omckjemNEmQW6OmMK9DqxTzZXnJ4DbXupW3DP1ZB9pHSw0ip2HvC8eN8kecX0zklHHWLWX6B&#10;UkDNju7GOv9NQEvCpaQWw0cq2e7e+WQ6mIRoGu4apfA7K5QmHSaeL+bRwYFqqqAMuthB4kZZsmP4&#10;9n6f92FPrDAJpTGXUGIqKt78QYkE/ywkcoNlTFOA0JVHTMa50D5PqppVIoWaT/A3BBs8YsVKI2BA&#10;lpjkiN0DDJYJZMBO9ff2wVXEph6dJ39LLDmPHjEyaD86t40G+xGAwqr6yMl+IClRE1haQ3XAzrGQ&#10;RsoZftfg+90z55+YxRnCacO94B/xkArwnaC/UVKD/fXR92CPrY1aSjqcyZK6n1tmBSXqu8amv8zP&#10;z8MQR+F8vpiiYE8161ON3rY3gE+f4wYyPF6DvVfDVVpo33B9rEJUVDHNMXZJubeDcOPTrsAFxMVq&#10;Fc1wcA3z9/rF8AAeWA39+bp/Y9b0Teyx/x9gmF9WvOvlZBs8Nay2HmQTG/3Ia883Dn1snH5Bha1y&#10;Kker4xpd/gYAAP//AwBQSwMEFAAGAAgAAAAhAHlY+rXcAAAABwEAAA8AAABkcnMvZG93bnJldi54&#10;bWxMj0Frg0AUhO+F/oflFXopyWqIxRjXUApeC01Det24L2rrvhV3jfrv+3pqj8MMM9/kh9l24oaD&#10;bx0piNcRCKTKmZZqBaePcpWC8EGT0Z0jVLCgh0Nxf5frzLiJ3vF2DLXgEvKZVtCE0GdS+qpBq/3a&#10;9UjsXd1gdWA51NIMeuJy28lNFD1Lq1vihUb3+Npg9X0crYLtp386p29yiYI9fVm7lMk4lUo9Pswv&#10;exAB5/AXhl98RoeCmS5uJONFp4CPBAWrGASb6W6XgLhwKk42W5BFLv/zFz8AAAD//wMAUEsBAi0A&#10;FAAGAAgAAAAhALaDOJL+AAAA4QEAABMAAAAAAAAAAAAAAAAAAAAAAFtDb250ZW50X1R5cGVzXS54&#10;bWxQSwECLQAUAAYACAAAACEAOP0h/9YAAACUAQAACwAAAAAAAAAAAAAAAAAvAQAAX3JlbHMvLnJl&#10;bHNQSwECLQAUAAYACAAAACEApzPd/5oCAACOBQAADgAAAAAAAAAAAAAAAAAuAgAAZHJzL2Uyb0Rv&#10;Yy54bWxQSwECLQAUAAYACAAAACEAeVj6tdwAAAAHAQAADwAAAAAAAAAAAAAAAAD0BAAAZHJzL2Rv&#10;d25yZXYueG1sUEsFBgAAAAAEAAQA8wAAAP0FAAAAAA==&#10;" filled="f" strokecolor="black [3213]" strokeweight=".25pt"/>
            </w:pict>
          </mc:Fallback>
        </mc:AlternateContent>
      </w:r>
    </w:p>
    <w:p w:rsidR="00D010CF" w:rsidRPr="007E1467" w:rsidRDefault="00D010CF" w:rsidP="00991A87">
      <w:pPr>
        <w:pStyle w:val="a2"/>
        <w:jc w:val="left"/>
        <w:rPr>
          <w:b w:val="0"/>
          <w:bCs w:val="0"/>
          <w:sz w:val="32"/>
          <w:szCs w:val="32"/>
          <w:cs/>
        </w:rPr>
      </w:pPr>
      <w:ins w:id="764" w:author="Pahommie" w:date="2014-11-24T10:51:00Z">
        <w:r w:rsidRPr="007E1467">
          <w:rPr>
            <w:b w:val="0"/>
            <w:bCs w:val="0"/>
            <w:sz w:val="32"/>
            <w:szCs w:val="32"/>
            <w:cs/>
          </w:rPr>
          <w:tab/>
        </w:r>
      </w:ins>
      <w:r w:rsidRPr="007E1467">
        <w:rPr>
          <w:b w:val="0"/>
          <w:bCs w:val="0"/>
          <w:sz w:val="32"/>
          <w:szCs w:val="32"/>
          <w:cs/>
        </w:rPr>
        <w:br w:type="page"/>
      </w:r>
    </w:p>
    <w:p w:rsidR="00D010CF" w:rsidRPr="007E1467" w:rsidRDefault="00D010CF" w:rsidP="00991A87">
      <w:pPr>
        <w:spacing w:line="240" w:lineRule="auto"/>
        <w:rPr>
          <w:cs/>
        </w:rPr>
        <w:sectPr w:rsidR="00D010CF" w:rsidRPr="007E1467" w:rsidSect="00991A87">
          <w:pgSz w:w="11906" w:h="16838" w:code="9"/>
          <w:pgMar w:top="2160" w:right="1152" w:bottom="1008" w:left="1872" w:header="1008" w:footer="720" w:gutter="0"/>
          <w:cols w:space="708"/>
          <w:docGrid w:linePitch="435"/>
        </w:sectPr>
      </w:pPr>
    </w:p>
    <w:p w:rsidR="00D010CF" w:rsidRPr="00CE4062" w:rsidRDefault="00D010CF" w:rsidP="00991A87">
      <w:pPr>
        <w:pStyle w:val="Heading2"/>
        <w:numPr>
          <w:ilvl w:val="0"/>
          <w:numId w:val="0"/>
        </w:numPr>
        <w:ind w:left="720"/>
        <w:jc w:val="center"/>
      </w:pPr>
      <w:r w:rsidRPr="00CE4062">
        <w:rPr>
          <w:cs/>
        </w:rPr>
        <w:lastRenderedPageBreak/>
        <w:t>แบบฟอร์มแจ้งแผนปฏิบัติงานสหกิจศึกษา (</w:t>
      </w:r>
      <w:r w:rsidRPr="00CE4062">
        <w:t>IN</w:t>
      </w:r>
      <w:r w:rsidRPr="00CE4062">
        <w:rPr>
          <w:cs/>
        </w:rPr>
        <w:t>-</w:t>
      </w:r>
      <w:r w:rsidRPr="00CE4062">
        <w:t>S00</w:t>
      </w:r>
      <w:r w:rsidRPr="00CE4062">
        <w:rPr>
          <w:cs/>
        </w:rPr>
        <w:t>5)</w:t>
      </w:r>
    </w:p>
    <w:p w:rsidR="00D010CF" w:rsidRPr="007E1467" w:rsidRDefault="00D010CF" w:rsidP="00991A87">
      <w:pPr>
        <w:spacing w:line="240" w:lineRule="auto"/>
      </w:pPr>
    </w:p>
    <w:p w:rsidR="00D010CF" w:rsidRPr="007E1467" w:rsidRDefault="00D010CF" w:rsidP="00991A87">
      <w:pPr>
        <w:pStyle w:val="a2"/>
        <w:rPr>
          <w:ins w:id="765" w:author="Pahommie" w:date="2014-11-24T10:51:00Z"/>
          <w:b w:val="0"/>
          <w:bCs w:val="0"/>
          <w:sz w:val="32"/>
          <w:szCs w:val="32"/>
        </w:rPr>
      </w:pPr>
      <w:r w:rsidRPr="007E1467">
        <w:rPr>
          <w:b w:val="0"/>
          <w:bCs w:val="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471BA02" wp14:editId="29F9D24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11825" cy="7318182"/>
                <wp:effectExtent l="0" t="0" r="22225" b="1651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1825" cy="731818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0D311" id="Rectangle 5" o:spid="_x0000_s1026" style="position:absolute;margin-left:0;margin-top:-.05pt;width:449.75pt;height:576.2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wvtmgIAAI4FAAAOAAAAZHJzL2Uyb0RvYy54bWysVMFu2zAMvQ/YPwi6r47TZmmNOkWQosOA&#10;oi3aDj0rshQbkEVNUuJkXz9Ksp2gK3YYloMimuQj+UTy+mbfKrIT1jWgS5qfTSgRmkPV6E1Jf7ze&#10;fbmkxHmmK6ZAi5IehKM3i8+frjtTiCnUoCphCYJoV3SmpLX3psgyx2vRMncGRmhUSrAt8yjaTVZZ&#10;1iF6q7LpZPI168BWxgIXzuHX26Ski4gvpeD+UUonPFElxdx8PG081+HMFtes2Fhm6ob3abB/yKJl&#10;jcagI9Qt84xsbfMHVNtwCw6kP+PQZiBlw0WsAavJJ++qeamZEbEWJMeZkSb3/2D5w+7JkqYq6YwS&#10;zVp8omckjemNEmQW6OmMK9DqxTzZXnJ4DbXupW3DP1ZB9pHSw0ip2HvC8eNsnueXU8TmqJuf55co&#10;BdTs6G6s898EtCRcSmoxfKSS7e6dT6aDSYim4a5RCr+zQmnSlfQ8n8+igwPVVEEZdLGDxEpZsmP4&#10;9n6f92FPrDAJpTGXUGIqKt78QYkE/ywkcoNlTFOA0JVHTMa50D5PqppVIoWaTfA3BBs8YsVKI2BA&#10;lpjkiN0DDJYJZMBO9ff2wVXEph6dJ39LLDmPHjEyaD86t40G+xGAwqr6yMl+IClRE1haQ3XAzrGQ&#10;RsoZftfg+90z55+YxRnCacO94B/xkArwnaC/UVKD/fXR92CPrY1aSjqcyZK6n1tmBSXqu8amv8ov&#10;LsIQR+FiNp+iYE8161ON3rYrwKfPcQMZHq/B3qvhKi20b7g+liEqqpjmGLuk3NtBWPm0K3ABcbFc&#10;RjMcXMP8vX4xPIAHVkN/vu7fmDV9E3vs/wcY5pcV73o52QZPDcutB9nERj/y2vONQx8bp19QYauc&#10;ytHquEYXvwEAAP//AwBQSwMEFAAGAAgAAAAhAHlY+rXcAAAABwEAAA8AAABkcnMvZG93bnJldi54&#10;bWxMj0Frg0AUhO+F/oflFXopyWqIxRjXUApeC01Det24L2rrvhV3jfrv+3pqj8MMM9/kh9l24oaD&#10;bx0piNcRCKTKmZZqBaePcpWC8EGT0Z0jVLCgh0Nxf5frzLiJ3vF2DLXgEvKZVtCE0GdS+qpBq/3a&#10;9UjsXd1gdWA51NIMeuJy28lNFD1Lq1vihUb3+Npg9X0crYLtp386p29yiYI9fVm7lMk4lUo9Pswv&#10;exAB5/AXhl98RoeCmS5uJONFp4CPBAWrGASb6W6XgLhwKk42W5BFLv/zFz8AAAD//wMAUEsBAi0A&#10;FAAGAAgAAAAhALaDOJL+AAAA4QEAABMAAAAAAAAAAAAAAAAAAAAAAFtDb250ZW50X1R5cGVzXS54&#10;bWxQSwECLQAUAAYACAAAACEAOP0h/9YAAACUAQAACwAAAAAAAAAAAAAAAAAvAQAAX3JlbHMvLnJl&#10;bHNQSwECLQAUAAYACAAAACEARKML7ZoCAACOBQAADgAAAAAAAAAAAAAAAAAuAgAAZHJzL2Uyb0Rv&#10;Yy54bWxQSwECLQAUAAYACAAAACEAeVj6tdwAAAAHAQAADwAAAAAAAAAAAAAAAAD0BAAAZHJzL2Rv&#10;d25yZXYueG1sUEsFBgAAAAAEAAQA8wAAAP0FAAAAAA==&#10;" filled="f" strokecolor="black [3213]" strokeweight=".25pt"/>
            </w:pict>
          </mc:Fallback>
        </mc:AlternateContent>
      </w:r>
    </w:p>
    <w:p w:rsidR="00D010CF" w:rsidRPr="007E1467" w:rsidRDefault="00D010CF" w:rsidP="00991A87">
      <w:pPr>
        <w:pStyle w:val="a2"/>
        <w:jc w:val="left"/>
        <w:rPr>
          <w:b w:val="0"/>
          <w:bCs w:val="0"/>
          <w:sz w:val="32"/>
          <w:szCs w:val="32"/>
          <w:cs/>
        </w:rPr>
      </w:pPr>
      <w:ins w:id="766" w:author="Pahommie" w:date="2014-11-24T10:51:00Z">
        <w:r w:rsidRPr="007E1467">
          <w:rPr>
            <w:b w:val="0"/>
            <w:bCs w:val="0"/>
            <w:sz w:val="32"/>
            <w:szCs w:val="32"/>
            <w:cs/>
          </w:rPr>
          <w:tab/>
        </w:r>
      </w:ins>
      <w:r w:rsidRPr="007E1467">
        <w:rPr>
          <w:b w:val="0"/>
          <w:bCs w:val="0"/>
          <w:sz w:val="32"/>
          <w:szCs w:val="32"/>
          <w:cs/>
        </w:rPr>
        <w:br w:type="page"/>
      </w:r>
    </w:p>
    <w:p w:rsidR="00D010CF" w:rsidRPr="007E1467" w:rsidRDefault="00D010CF" w:rsidP="00991A87">
      <w:pPr>
        <w:spacing w:line="240" w:lineRule="auto"/>
        <w:rPr>
          <w:cs/>
        </w:rPr>
        <w:sectPr w:rsidR="00D010CF" w:rsidRPr="007E1467" w:rsidSect="00991A87">
          <w:pgSz w:w="11906" w:h="16838" w:code="9"/>
          <w:pgMar w:top="2160" w:right="1152" w:bottom="1008" w:left="1872" w:header="1008" w:footer="720" w:gutter="0"/>
          <w:cols w:space="708"/>
          <w:docGrid w:linePitch="435"/>
        </w:sectPr>
      </w:pPr>
    </w:p>
    <w:p w:rsidR="00D010CF" w:rsidRPr="00CE4062" w:rsidRDefault="00D010CF" w:rsidP="00991A87">
      <w:pPr>
        <w:pStyle w:val="Heading2"/>
        <w:numPr>
          <w:ilvl w:val="0"/>
          <w:numId w:val="0"/>
        </w:numPr>
        <w:ind w:left="720"/>
        <w:jc w:val="center"/>
      </w:pPr>
      <w:r w:rsidRPr="00CE4062">
        <w:rPr>
          <w:cs/>
        </w:rPr>
        <w:lastRenderedPageBreak/>
        <w:t>แบบฟอร์ม</w:t>
      </w:r>
      <w:r w:rsidR="000371AF" w:rsidRPr="00CE4062">
        <w:rPr>
          <w:cs/>
        </w:rPr>
        <w:t xml:space="preserve">แจ้งโครงร่างรายงานการปฏิบัติงาน </w:t>
      </w:r>
      <w:r w:rsidRPr="00CE4062">
        <w:rPr>
          <w:cs/>
        </w:rPr>
        <w:t>(</w:t>
      </w:r>
      <w:r w:rsidRPr="00CE4062">
        <w:t>IN</w:t>
      </w:r>
      <w:r w:rsidRPr="00CE4062">
        <w:rPr>
          <w:cs/>
        </w:rPr>
        <w:t>-</w:t>
      </w:r>
      <w:r w:rsidRPr="00CE4062">
        <w:t>S00</w:t>
      </w:r>
      <w:r w:rsidRPr="00CE4062">
        <w:rPr>
          <w:cs/>
        </w:rPr>
        <w:t>6)</w:t>
      </w:r>
    </w:p>
    <w:p w:rsidR="00D010CF" w:rsidRPr="007E1467" w:rsidRDefault="00D010CF" w:rsidP="00991A87">
      <w:pPr>
        <w:spacing w:line="240" w:lineRule="auto"/>
      </w:pPr>
    </w:p>
    <w:p w:rsidR="00D010CF" w:rsidRPr="007E1467" w:rsidRDefault="00D010CF" w:rsidP="00991A87">
      <w:pPr>
        <w:pStyle w:val="a2"/>
        <w:rPr>
          <w:ins w:id="767" w:author="Pahommie" w:date="2014-11-24T10:51:00Z"/>
          <w:b w:val="0"/>
          <w:bCs w:val="0"/>
          <w:sz w:val="32"/>
          <w:szCs w:val="32"/>
        </w:rPr>
      </w:pPr>
      <w:r w:rsidRPr="007E1467">
        <w:rPr>
          <w:b w:val="0"/>
          <w:bCs w:val="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471BA02" wp14:editId="29F9D24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11825" cy="7318182"/>
                <wp:effectExtent l="0" t="0" r="22225" b="165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1825" cy="731818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8E07A" id="Rectangle 6" o:spid="_x0000_s1026" style="position:absolute;margin-left:0;margin-top:-.05pt;width:449.75pt;height:576.2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NgJmwIAAI4FAAAOAAAAZHJzL2Uyb0RvYy54bWysVMFu2zAMvQ/YPwi6r47TpumMOkWQosOA&#10;oi3aDj0rshQbkEVNUuJkXz9Ksp2gK3YYloMimuQj+UTy+mbfKrIT1jWgS5qfTSgRmkPV6E1Jf7ze&#10;fbmixHmmK6ZAi5IehKM3i8+frjtTiCnUoCphCYJoV3SmpLX3psgyx2vRMncGRmhUSrAt8yjaTVZZ&#10;1iF6q7LpZHKZdWArY4EL5/DrbVLSRcSXUnD/KKUTnqiSYm4+njae63Bmi2tWbCwzdcP7NNg/ZNGy&#10;RmPQEeqWeUa2tvkDqm24BQfSn3FoM5Cy4SLWgNXkk3fVvNTMiFgLkuPMSJP7f7D8YfdkSVOV9JIS&#10;zVp8omckjemNEuQy0NMZV6DVi3myveTwGmrdS9uGf6yC7COlh5FSsfeE48fZPM+vpjNKOOrm5/kV&#10;SgE1O7ob6/w3AS0Jl5JaDB+pZLt755PpYBKiabhrlMLvrFCadCU9z+ez6OBANVVQBl3sILFSluwY&#10;vr3f533YEytMQmnMJZSYioo3f1AiwT8LidxgGdMUIHTlEZNxLrTPk6pmlUihZhP8DcEGj1ix0ggY&#10;kCUmOWL3AINlAhmwU/29fXAVsalH58nfEkvOo0eMDNqPzm2jwX4EoLCqPnKyH0hK1ASW1lAdsHMs&#10;pJFyht81+H73zPknZnGGcNpwL/hHPKQCfCfob5TUYH999D3YY2ujlpIOZ7Kk7ueWWUGJ+q6x6b/m&#10;FxdhiKNwMZtPUbCnmvWpRm/bFeDT57iBDI/XYO/VcJUW2jdcH8sQFVVMc4xdUu7tIKx82hW4gLhY&#10;LqMZDq5h/l6/GB7AA6uhP1/3b8yavok99v8DDPPLine9nGyDp4bl1oNsYqMfee35xqGPjdMvqLBV&#10;TuVodVyji98AAAD//wMAUEsDBBQABgAIAAAAIQB5WPq13AAAAAcBAAAPAAAAZHJzL2Rvd25yZXYu&#10;eG1sTI9Ba4NAFITvhf6H5RV6KclqiMUY11AKXgtNQ3rduC9q674Vd4367/t6ao/DDDPf5IfZduKG&#10;g28dKYjXEQikypmWagWnj3KVgvBBk9GdI1SwoIdDcX+X68y4id7xdgy14BLymVbQhNBnUvqqQav9&#10;2vVI7F3dYHVgOdTSDHrictvJTRQ9S6tb4oVG9/jaYPV9HK2C7ad/OqdvcomCPX1Zu5TJOJVKPT7M&#10;L3sQAefwF4ZffEaHgpkubiTjRaeAjwQFqxgEm+lul4C4cCpONluQRS7/8xc/AAAA//8DAFBLAQIt&#10;ABQABgAIAAAAIQC2gziS/gAAAOEBAAATAAAAAAAAAAAAAAAAAAAAAABbQ29udGVudF9UeXBlc10u&#10;eG1sUEsBAi0AFAAGAAgAAAAhADj9If/WAAAAlAEAAAsAAAAAAAAAAAAAAAAALwEAAF9yZWxzLy5y&#10;ZWxzUEsBAi0AFAAGAAgAAAAhABVo2AmbAgAAjgUAAA4AAAAAAAAAAAAAAAAALgIAAGRycy9lMm9E&#10;b2MueG1sUEsBAi0AFAAGAAgAAAAhAHlY+rXcAAAABwEAAA8AAAAAAAAAAAAAAAAA9QQAAGRycy9k&#10;b3ducmV2LnhtbFBLBQYAAAAABAAEAPMAAAD+BQAAAAA=&#10;" filled="f" strokecolor="black [3213]" strokeweight=".25pt"/>
            </w:pict>
          </mc:Fallback>
        </mc:AlternateContent>
      </w:r>
    </w:p>
    <w:p w:rsidR="00D010CF" w:rsidRPr="007E1467" w:rsidRDefault="00D010CF" w:rsidP="00991A87">
      <w:pPr>
        <w:pStyle w:val="a2"/>
        <w:jc w:val="left"/>
        <w:rPr>
          <w:b w:val="0"/>
          <w:bCs w:val="0"/>
          <w:sz w:val="32"/>
          <w:szCs w:val="32"/>
          <w:cs/>
        </w:rPr>
      </w:pPr>
      <w:ins w:id="768" w:author="Pahommie" w:date="2014-11-24T10:51:00Z">
        <w:r w:rsidRPr="007E1467">
          <w:rPr>
            <w:b w:val="0"/>
            <w:bCs w:val="0"/>
            <w:sz w:val="32"/>
            <w:szCs w:val="32"/>
            <w:cs/>
          </w:rPr>
          <w:tab/>
        </w:r>
      </w:ins>
      <w:r w:rsidRPr="007E1467">
        <w:rPr>
          <w:b w:val="0"/>
          <w:bCs w:val="0"/>
          <w:sz w:val="32"/>
          <w:szCs w:val="32"/>
          <w:cs/>
        </w:rPr>
        <w:br w:type="page"/>
      </w:r>
    </w:p>
    <w:p w:rsidR="00D826E5" w:rsidRPr="007E1467" w:rsidRDefault="00D826E5" w:rsidP="00991A87">
      <w:pPr>
        <w:spacing w:line="240" w:lineRule="auto"/>
        <w:rPr>
          <w:cs/>
        </w:rPr>
        <w:sectPr w:rsidR="00D826E5" w:rsidRPr="007E1467" w:rsidSect="00991A87">
          <w:pgSz w:w="11906" w:h="16838" w:code="9"/>
          <w:pgMar w:top="2160" w:right="1152" w:bottom="1008" w:left="1872" w:header="1008" w:footer="720" w:gutter="0"/>
          <w:cols w:space="708"/>
          <w:docGrid w:linePitch="435"/>
        </w:sectPr>
      </w:pPr>
    </w:p>
    <w:p w:rsidR="00D826E5" w:rsidRPr="007E1467" w:rsidRDefault="00D826E5" w:rsidP="00991A87">
      <w:pPr>
        <w:spacing w:line="240" w:lineRule="auto"/>
      </w:pPr>
    </w:p>
    <w:p w:rsidR="00D826E5" w:rsidRPr="007E1467" w:rsidRDefault="00D826E5" w:rsidP="00991A87">
      <w:pPr>
        <w:spacing w:line="240" w:lineRule="auto"/>
      </w:pPr>
    </w:p>
    <w:p w:rsidR="00D826E5" w:rsidRPr="007E1467" w:rsidRDefault="00D826E5" w:rsidP="00991A87">
      <w:pPr>
        <w:spacing w:line="240" w:lineRule="auto"/>
      </w:pPr>
    </w:p>
    <w:p w:rsidR="00D826E5" w:rsidRPr="007E1467" w:rsidRDefault="00D826E5" w:rsidP="00991A87">
      <w:pPr>
        <w:spacing w:line="240" w:lineRule="auto"/>
      </w:pPr>
    </w:p>
    <w:p w:rsidR="00D826E5" w:rsidRPr="007E1467" w:rsidRDefault="00D826E5" w:rsidP="00991A87">
      <w:pPr>
        <w:spacing w:line="240" w:lineRule="auto"/>
      </w:pPr>
    </w:p>
    <w:p w:rsidR="00D826E5" w:rsidRPr="007E1467" w:rsidRDefault="00D826E5" w:rsidP="00991A87">
      <w:pPr>
        <w:spacing w:line="240" w:lineRule="auto"/>
      </w:pPr>
    </w:p>
    <w:p w:rsidR="00D826E5" w:rsidRPr="007E1467" w:rsidRDefault="00D826E5" w:rsidP="00991A87">
      <w:pPr>
        <w:spacing w:line="240" w:lineRule="auto"/>
      </w:pPr>
    </w:p>
    <w:p w:rsidR="00D826E5" w:rsidRPr="007E1467" w:rsidRDefault="00D826E5" w:rsidP="00991A87">
      <w:pPr>
        <w:spacing w:line="240" w:lineRule="auto"/>
      </w:pPr>
    </w:p>
    <w:p w:rsidR="00D2499D" w:rsidRPr="00CE4062" w:rsidRDefault="0099161B" w:rsidP="00991A87">
      <w:pPr>
        <w:pStyle w:val="Heading1"/>
        <w:numPr>
          <w:ilvl w:val="0"/>
          <w:numId w:val="0"/>
        </w:numPr>
        <w:spacing w:line="240" w:lineRule="auto"/>
        <w:rPr>
          <w:cs/>
        </w:rPr>
        <w:sectPr w:rsidR="00D2499D" w:rsidRPr="00CE4062" w:rsidSect="00991A87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  <w:bookmarkStart w:id="769" w:name="_Toc487543142"/>
      <w:r w:rsidRPr="00CE4062">
        <w:rPr>
          <w:cs/>
        </w:rPr>
        <w:t>ภาคผนวก ค</w:t>
      </w:r>
      <w:r w:rsidRPr="00CE4062">
        <w:rPr>
          <w:cs/>
        </w:rPr>
        <w:br/>
      </w:r>
      <w:r w:rsidR="00C17650" w:rsidRPr="00CE4062">
        <w:rPr>
          <w:cs/>
        </w:rPr>
        <w:t>เอกสารอื่น ๆ</w:t>
      </w:r>
      <w:bookmarkEnd w:id="769"/>
    </w:p>
    <w:p w:rsidR="00D2499D" w:rsidRPr="007E1467" w:rsidRDefault="00D2499D" w:rsidP="00991A87">
      <w:pPr>
        <w:pStyle w:val="Heading2"/>
        <w:numPr>
          <w:ilvl w:val="0"/>
          <w:numId w:val="0"/>
        </w:numPr>
        <w:ind w:left="720"/>
        <w:jc w:val="center"/>
        <w:rPr>
          <w:cs/>
        </w:rPr>
      </w:pPr>
      <w:r w:rsidRPr="007E1467">
        <w:rPr>
          <w:cs/>
        </w:rPr>
        <w:lastRenderedPageBreak/>
        <w:t>พจนานุกรมข้อมูล</w:t>
      </w:r>
    </w:p>
    <w:p w:rsidR="00C17650" w:rsidRPr="007E1467" w:rsidRDefault="00C17650" w:rsidP="00991A87">
      <w:pPr>
        <w:spacing w:line="240" w:lineRule="auto"/>
        <w:rPr>
          <w:cs/>
        </w:rPr>
        <w:sectPr w:rsidR="00C17650" w:rsidRPr="007E1467" w:rsidSect="00991A87">
          <w:pgSz w:w="11906" w:h="16838" w:code="9"/>
          <w:pgMar w:top="2160" w:right="1152" w:bottom="1008" w:left="1872" w:header="1008" w:footer="720" w:gutter="0"/>
          <w:cols w:space="708"/>
          <w:docGrid w:linePitch="435"/>
        </w:sectPr>
      </w:pPr>
    </w:p>
    <w:p w:rsidR="00B74CD7" w:rsidRPr="007E1467" w:rsidRDefault="00B74CD7" w:rsidP="00991A87">
      <w:pPr>
        <w:pStyle w:val="Heading1"/>
        <w:numPr>
          <w:ilvl w:val="0"/>
          <w:numId w:val="0"/>
        </w:numPr>
        <w:spacing w:line="240" w:lineRule="auto"/>
      </w:pPr>
      <w:bookmarkStart w:id="770" w:name="_Toc487543143"/>
      <w:r w:rsidRPr="007E1467">
        <w:rPr>
          <w:cs/>
        </w:rPr>
        <w:lastRenderedPageBreak/>
        <w:t>ประวัติ</w:t>
      </w:r>
      <w:r w:rsidR="00E2040B" w:rsidRPr="007E1467">
        <w:rPr>
          <w:cs/>
        </w:rPr>
        <w:t>ย่อของผู้ปฏิบัติงาน</w:t>
      </w:r>
      <w:bookmarkEnd w:id="770"/>
    </w:p>
    <w:p w:rsidR="00B74CD7" w:rsidRPr="007E1467" w:rsidRDefault="00B74CD7" w:rsidP="00991A87">
      <w:pPr>
        <w:tabs>
          <w:tab w:val="left" w:pos="1134"/>
        </w:tabs>
        <w:spacing w:before="0" w:after="0" w:line="240" w:lineRule="auto"/>
        <w:jc w:val="distribute"/>
      </w:pPr>
    </w:p>
    <w:p w:rsidR="001D6F01" w:rsidRPr="007E1467" w:rsidRDefault="001D6F01" w:rsidP="00991A87">
      <w:pPr>
        <w:spacing w:line="240" w:lineRule="auto"/>
        <w:rPr>
          <w:cs/>
        </w:rPr>
      </w:pPr>
      <w:r w:rsidRPr="007E1467">
        <w:rPr>
          <w:cs/>
        </w:rPr>
        <w:t>ชื่อ-สกุล</w:t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  <w:t>นางสาว/นายกอไก่ ขอไข่</w:t>
      </w:r>
    </w:p>
    <w:p w:rsidR="001D6F01" w:rsidRPr="007E1467" w:rsidRDefault="001D6F01" w:rsidP="00991A87">
      <w:pPr>
        <w:spacing w:line="240" w:lineRule="auto"/>
      </w:pPr>
      <w:r w:rsidRPr="007E1467">
        <w:rPr>
          <w:cs/>
        </w:rPr>
        <w:t>วัน เดือน ปี เกิด</w:t>
      </w:r>
      <w:r w:rsidRPr="007E1467">
        <w:rPr>
          <w:cs/>
        </w:rPr>
        <w:tab/>
      </w:r>
      <w:r w:rsidRPr="007E1467">
        <w:rPr>
          <w:cs/>
        </w:rPr>
        <w:tab/>
        <w:t>วันที่ เดือน พ.ศ. 25</w:t>
      </w:r>
      <w:r w:rsidRPr="007E1467">
        <w:t>XX</w:t>
      </w:r>
    </w:p>
    <w:p w:rsidR="001D6F01" w:rsidRPr="007E1467" w:rsidRDefault="001D6F01" w:rsidP="00991A87">
      <w:pPr>
        <w:spacing w:line="240" w:lineRule="auto"/>
      </w:pPr>
      <w:r w:rsidRPr="007E1467">
        <w:rPr>
          <w:cs/>
        </w:rPr>
        <w:t>สถานที่เกิด</w:t>
      </w:r>
      <w:r w:rsidRPr="007E1467">
        <w:rPr>
          <w:cs/>
        </w:rPr>
        <w:tab/>
      </w:r>
      <w:r w:rsidRPr="007E1467">
        <w:rPr>
          <w:cs/>
        </w:rPr>
        <w:tab/>
        <w:t>จังหวัด</w:t>
      </w:r>
      <w:r w:rsidRPr="007E1467">
        <w:t>xxxxxxxx</w:t>
      </w:r>
    </w:p>
    <w:p w:rsidR="001D6F01" w:rsidRPr="007E1467" w:rsidRDefault="001D6F01" w:rsidP="00991A87">
      <w:pPr>
        <w:spacing w:line="240" w:lineRule="auto"/>
      </w:pPr>
      <w:r w:rsidRPr="007E1467">
        <w:rPr>
          <w:cs/>
        </w:rPr>
        <w:t>ที่อยู่</w:t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t>xxxxxxxxxxxxxxxxxxxxxxxxxxxxxxxxxxxxx</w:t>
      </w:r>
      <w:r w:rsidRPr="007E1467">
        <w:rPr>
          <w:cs/>
        </w:rPr>
        <w:t xml:space="preserve"> </w:t>
      </w:r>
    </w:p>
    <w:p w:rsidR="001D6F01" w:rsidRPr="007E1467" w:rsidRDefault="001D6F01" w:rsidP="00991A87">
      <w:pPr>
        <w:spacing w:line="240" w:lineRule="auto"/>
        <w:ind w:left="1440" w:firstLine="720"/>
      </w:pPr>
      <w:r w:rsidRPr="007E1467">
        <w:t>xxxxxxxxxxxxxxxxxxxxxxxxxxxxxxxxxxxxx</w:t>
      </w:r>
      <w:r w:rsidRPr="007E1467">
        <w:rPr>
          <w:cs/>
        </w:rPr>
        <w:t xml:space="preserve"> </w:t>
      </w:r>
    </w:p>
    <w:p w:rsidR="001D6F01" w:rsidRPr="007E1467" w:rsidRDefault="001D6F01" w:rsidP="00991A87">
      <w:pPr>
        <w:spacing w:line="240" w:lineRule="auto"/>
      </w:pPr>
      <w:r w:rsidRPr="007E1467">
        <w:rPr>
          <w:cs/>
        </w:rPr>
        <w:t>โทรศัพท์</w:t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t xml:space="preserve">xxx </w:t>
      </w:r>
      <w:r w:rsidR="00095842" w:rsidRPr="007E1467">
        <w:rPr>
          <w:cs/>
        </w:rPr>
        <w:t>–</w:t>
      </w:r>
      <w:r w:rsidRPr="007E1467">
        <w:t xml:space="preserve"> xxx</w:t>
      </w:r>
      <w:r w:rsidR="00095842" w:rsidRPr="007E1467">
        <w:rPr>
          <w:cs/>
        </w:rPr>
        <w:t xml:space="preserve"> - </w:t>
      </w:r>
      <w:r w:rsidRPr="007E1467">
        <w:t>xxxx</w:t>
      </w:r>
      <w:r w:rsidRPr="007E1467">
        <w:rPr>
          <w:cs/>
        </w:rPr>
        <w:tab/>
      </w:r>
    </w:p>
    <w:p w:rsidR="001D6F01" w:rsidRPr="007E1467" w:rsidRDefault="001D6F01" w:rsidP="00991A87">
      <w:pPr>
        <w:spacing w:line="240" w:lineRule="auto"/>
      </w:pPr>
      <w:r w:rsidRPr="007E1467">
        <w:rPr>
          <w:cs/>
        </w:rPr>
        <w:t>ประวัติการศึกษา</w:t>
      </w:r>
    </w:p>
    <w:p w:rsidR="001D6F01" w:rsidRPr="007E1467" w:rsidRDefault="001D6F01" w:rsidP="00991A87">
      <w:pPr>
        <w:spacing w:line="240" w:lineRule="auto"/>
        <w:ind w:left="2160" w:hanging="1440"/>
      </w:pPr>
      <w:r w:rsidRPr="007E1467">
        <w:rPr>
          <w:cs/>
        </w:rPr>
        <w:t xml:space="preserve">พ.ศ. 2559 </w:t>
      </w:r>
      <w:r w:rsidRPr="007E1467">
        <w:rPr>
          <w:cs/>
        </w:rPr>
        <w:tab/>
      </w:r>
      <w:r w:rsidRPr="007E1467">
        <w:t>xxxxxxx</w:t>
      </w:r>
      <w:r w:rsidRPr="007E1467">
        <w:rPr>
          <w:cs/>
        </w:rPr>
        <w:t xml:space="preserve"> </w:t>
      </w:r>
    </w:p>
    <w:p w:rsidR="001D6F01" w:rsidRPr="007E1467" w:rsidRDefault="001D6F01" w:rsidP="00991A87">
      <w:pPr>
        <w:spacing w:line="240" w:lineRule="auto"/>
        <w:ind w:left="2160" w:hanging="1440"/>
      </w:pPr>
      <w:r w:rsidRPr="007E1467">
        <w:rPr>
          <w:cs/>
        </w:rPr>
        <w:t xml:space="preserve">พ.ศ. 2554       </w:t>
      </w:r>
      <w:r w:rsidRPr="007E1467">
        <w:tab/>
        <w:t>xxxxxxx</w:t>
      </w:r>
    </w:p>
    <w:p w:rsidR="001D6F01" w:rsidRPr="007E1467" w:rsidRDefault="001D6F01" w:rsidP="00991A87">
      <w:pPr>
        <w:spacing w:line="240" w:lineRule="auto"/>
      </w:pPr>
      <w:r w:rsidRPr="007E1467">
        <w:rPr>
          <w:cs/>
        </w:rPr>
        <w:t>รางวัลหรือทุนการศึกษา</w:t>
      </w:r>
    </w:p>
    <w:p w:rsidR="001D6F01" w:rsidRPr="007E1467" w:rsidRDefault="001D6F01" w:rsidP="00991A87">
      <w:pPr>
        <w:spacing w:line="240" w:lineRule="auto"/>
        <w:ind w:left="720"/>
      </w:pPr>
      <w:r w:rsidRPr="007E1467">
        <w:rPr>
          <w:cs/>
        </w:rPr>
        <w:t xml:space="preserve">พ.ศ. 2559 </w:t>
      </w:r>
      <w:r w:rsidRPr="007E1467">
        <w:rPr>
          <w:cs/>
        </w:rPr>
        <w:tab/>
      </w:r>
      <w:r w:rsidRPr="007E1467">
        <w:t>xxxxxxx</w:t>
      </w:r>
      <w:r w:rsidRPr="007E1467">
        <w:rPr>
          <w:cs/>
        </w:rPr>
        <w:t xml:space="preserve"> </w:t>
      </w:r>
    </w:p>
    <w:p w:rsidR="001D6F01" w:rsidRPr="007E1467" w:rsidRDefault="001D6F01" w:rsidP="00991A87">
      <w:pPr>
        <w:spacing w:line="240" w:lineRule="auto"/>
        <w:ind w:left="720"/>
      </w:pPr>
      <w:r w:rsidRPr="007E1467">
        <w:rPr>
          <w:cs/>
        </w:rPr>
        <w:t xml:space="preserve">พ.ศ. 2558 </w:t>
      </w:r>
      <w:r w:rsidRPr="007E1467">
        <w:rPr>
          <w:cs/>
        </w:rPr>
        <w:tab/>
      </w:r>
      <w:r w:rsidRPr="007E1467">
        <w:t>xxxxxxx</w:t>
      </w:r>
    </w:p>
    <w:p w:rsidR="001C2674" w:rsidRPr="007E1467" w:rsidDel="00654662" w:rsidRDefault="001C2674" w:rsidP="00991A87">
      <w:pPr>
        <w:spacing w:after="0" w:line="240" w:lineRule="auto"/>
        <w:rPr>
          <w:del w:id="771" w:author="Pahommie" w:date="2014-11-20T15:55:00Z"/>
        </w:rPr>
      </w:pPr>
      <w:del w:id="772" w:author="Pahommie" w:date="2014-11-20T15:55:00Z">
        <w:r w:rsidRPr="007E1467" w:rsidDel="00654662">
          <w:rPr>
            <w:cs/>
          </w:rPr>
          <w:br w:type="page"/>
        </w:r>
      </w:del>
    </w:p>
    <w:p w:rsidR="001C2674" w:rsidRPr="007E1467" w:rsidRDefault="001C2674" w:rsidP="00991A87">
      <w:pPr>
        <w:spacing w:after="0" w:line="240" w:lineRule="auto"/>
      </w:pPr>
    </w:p>
    <w:sectPr w:rsidR="001C2674" w:rsidRPr="007E1467" w:rsidSect="00991A87">
      <w:pgSz w:w="11906" w:h="16838" w:code="9"/>
      <w:pgMar w:top="2160" w:right="1152" w:bottom="1008" w:left="1872" w:header="1008" w:footer="720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48EE" w:rsidRDefault="008248EE" w:rsidP="00A2107A">
      <w:r>
        <w:separator/>
      </w:r>
    </w:p>
  </w:endnote>
  <w:endnote w:type="continuationSeparator" w:id="0">
    <w:p w:rsidR="008248EE" w:rsidRDefault="008248EE" w:rsidP="00A21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48EE" w:rsidRDefault="008248EE" w:rsidP="00A2107A">
      <w:r>
        <w:separator/>
      </w:r>
    </w:p>
  </w:footnote>
  <w:footnote w:type="continuationSeparator" w:id="0">
    <w:p w:rsidR="008248EE" w:rsidRDefault="008248EE" w:rsidP="00A210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3480225"/>
      <w:docPartObj>
        <w:docPartGallery w:val="Page Numbers (Top of Page)"/>
        <w:docPartUnique/>
      </w:docPartObj>
    </w:sdtPr>
    <w:sdtEndPr>
      <w:rPr>
        <w:rFonts w:cs="TH SarabunPSK"/>
        <w:noProof/>
        <w:szCs w:val="32"/>
      </w:rPr>
    </w:sdtEndPr>
    <w:sdtContent>
      <w:p w:rsidR="00736BC5" w:rsidRPr="001333FF" w:rsidRDefault="00736BC5" w:rsidP="00FF6277">
        <w:pPr>
          <w:pStyle w:val="Header"/>
          <w:spacing w:before="0"/>
          <w:jc w:val="right"/>
          <w:rPr>
            <w:rFonts w:cs="TH SarabunPSK"/>
            <w:szCs w:val="32"/>
          </w:rPr>
        </w:pPr>
        <w:r w:rsidRPr="001333FF">
          <w:rPr>
            <w:rFonts w:cs="TH SarabunPSK"/>
            <w:szCs w:val="32"/>
          </w:rPr>
          <w:fldChar w:fldCharType="begin"/>
        </w:r>
        <w:r w:rsidRPr="001333FF">
          <w:rPr>
            <w:rFonts w:cs="TH SarabunPSK"/>
            <w:szCs w:val="32"/>
          </w:rPr>
          <w:instrText xml:space="preserve"> PAGE   \</w:instrText>
        </w:r>
        <w:r w:rsidRPr="001333FF">
          <w:rPr>
            <w:rFonts w:cs="TH SarabunPSK"/>
            <w:szCs w:val="32"/>
            <w:cs/>
          </w:rPr>
          <w:instrText xml:space="preserve">* </w:instrText>
        </w:r>
        <w:r w:rsidRPr="001333FF">
          <w:rPr>
            <w:rFonts w:cs="TH SarabunPSK"/>
            <w:szCs w:val="32"/>
          </w:rPr>
          <w:instrText xml:space="preserve">MERGEFORMAT </w:instrText>
        </w:r>
        <w:r w:rsidRPr="001333FF">
          <w:rPr>
            <w:rFonts w:cs="TH SarabunPSK"/>
            <w:szCs w:val="32"/>
          </w:rPr>
          <w:fldChar w:fldCharType="separate"/>
        </w:r>
        <w:r w:rsidR="00484250">
          <w:rPr>
            <w:rFonts w:cs="TH SarabunPSK"/>
            <w:noProof/>
            <w:szCs w:val="32"/>
            <w:cs/>
          </w:rPr>
          <w:t>ข</w:t>
        </w:r>
        <w:r w:rsidRPr="001333FF">
          <w:rPr>
            <w:rFonts w:cs="TH SarabunPSK"/>
            <w:szCs w:val="32"/>
          </w:rPr>
          <w:fldChar w:fldCharType="end"/>
        </w:r>
      </w:p>
    </w:sdtContent>
  </w:sdt>
  <w:p w:rsidR="00736BC5" w:rsidRDefault="00736BC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6BC5" w:rsidRDefault="00736BC5">
    <w:pPr>
      <w:pStyle w:val="Header"/>
      <w:jc w:val="right"/>
    </w:pPr>
  </w:p>
  <w:p w:rsidR="00736BC5" w:rsidRDefault="00736BC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6971106"/>
      <w:docPartObj>
        <w:docPartGallery w:val="Page Numbers (Top of Page)"/>
        <w:docPartUnique/>
      </w:docPartObj>
    </w:sdtPr>
    <w:sdtEndPr>
      <w:rPr>
        <w:noProof/>
      </w:rPr>
    </w:sdtEndPr>
    <w:sdtContent>
      <w:p w:rsidR="00736BC5" w:rsidRDefault="00736BC5">
        <w:pPr>
          <w:pStyle w:val="Header"/>
          <w:jc w:val="right"/>
        </w:pPr>
        <w:r>
          <w:fldChar w:fldCharType="begin"/>
        </w:r>
        <w:r>
          <w:instrText xml:space="preserve"> PAGE   \</w:instrText>
        </w:r>
        <w:r>
          <w:rPr>
            <w:rFonts w:cs="TH SarabunPSK"/>
            <w:szCs w:val="32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484250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736BC5" w:rsidRDefault="00736BC5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6BC5" w:rsidRDefault="00736BC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C368C"/>
    <w:multiLevelType w:val="hybridMultilevel"/>
    <w:tmpl w:val="CE6ECFE2"/>
    <w:lvl w:ilvl="0" w:tplc="04090011">
      <w:start w:val="1"/>
      <w:numFmt w:val="decimal"/>
      <w:lvlText w:val="%1)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" w15:restartNumberingAfterBreak="0">
    <w:nsid w:val="008B7682"/>
    <w:multiLevelType w:val="hybridMultilevel"/>
    <w:tmpl w:val="C164925C"/>
    <w:lvl w:ilvl="0" w:tplc="56964E2E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0834D6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286A42"/>
    <w:multiLevelType w:val="hybridMultilevel"/>
    <w:tmpl w:val="598838A0"/>
    <w:lvl w:ilvl="0" w:tplc="828844A6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EE1EE0"/>
    <w:multiLevelType w:val="hybridMultilevel"/>
    <w:tmpl w:val="7AB4B4D8"/>
    <w:lvl w:ilvl="0" w:tplc="5F8A98B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0173CF"/>
    <w:multiLevelType w:val="hybridMultilevel"/>
    <w:tmpl w:val="4D88CEF0"/>
    <w:lvl w:ilvl="0" w:tplc="983A92EE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3660B71"/>
    <w:multiLevelType w:val="hybridMultilevel"/>
    <w:tmpl w:val="F88CD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D24401"/>
    <w:multiLevelType w:val="multilevel"/>
    <w:tmpl w:val="75BC2E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03E10A63"/>
    <w:multiLevelType w:val="hybridMultilevel"/>
    <w:tmpl w:val="DBB2D7F4"/>
    <w:lvl w:ilvl="0" w:tplc="39EC621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47A78CF"/>
    <w:multiLevelType w:val="multilevel"/>
    <w:tmpl w:val="611E4294"/>
    <w:lvl w:ilvl="0">
      <w:start w:val="1"/>
      <w:numFmt w:val="decimal"/>
      <w:pStyle w:val="Heading1"/>
      <w:suff w:val="nothing"/>
      <w:lvlText w:val="บทที่ %1"/>
      <w:lvlJc w:val="left"/>
      <w:pPr>
        <w:ind w:left="0" w:firstLine="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color w:val="auto"/>
        <w:lang w:bidi="th-TH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="TH SarabunPSK" w:hAnsi="TH SarabunPSK" w:cs="TH SarabunPSK" w:hint="default"/>
        <w:i w:val="0"/>
        <w:iCs w:val="0"/>
        <w:color w:val="000000" w:themeColor="tex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04850A33"/>
    <w:multiLevelType w:val="hybridMultilevel"/>
    <w:tmpl w:val="B8BC94D8"/>
    <w:lvl w:ilvl="0" w:tplc="5F64E3AE">
      <w:start w:val="1"/>
      <w:numFmt w:val="decimal"/>
      <w:suff w:val="space"/>
      <w:lvlText w:val="4.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8A207B72">
      <w:start w:val="1"/>
      <w:numFmt w:val="decimal"/>
      <w:suff w:val="space"/>
      <w:lvlText w:val="4.%3)"/>
      <w:lvlJc w:val="left"/>
      <w:pPr>
        <w:ind w:left="540" w:hanging="180"/>
      </w:pPr>
      <w:rPr>
        <w:rFonts w:hint="default"/>
      </w:rPr>
    </w:lvl>
    <w:lvl w:ilvl="3" w:tplc="04090011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4BD6C17"/>
    <w:multiLevelType w:val="hybridMultilevel"/>
    <w:tmpl w:val="5396F0B0"/>
    <w:lvl w:ilvl="0" w:tplc="533A545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560653B"/>
    <w:multiLevelType w:val="hybridMultilevel"/>
    <w:tmpl w:val="502AE4CE"/>
    <w:lvl w:ilvl="0" w:tplc="13063D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595547B"/>
    <w:multiLevelType w:val="hybridMultilevel"/>
    <w:tmpl w:val="7FAA019E"/>
    <w:lvl w:ilvl="0" w:tplc="70EECE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6854ECC"/>
    <w:multiLevelType w:val="multilevel"/>
    <w:tmpl w:val="7A3CBDCE"/>
    <w:lvl w:ilvl="0">
      <w:start w:val="7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0734173C"/>
    <w:multiLevelType w:val="hybridMultilevel"/>
    <w:tmpl w:val="54CA24F2"/>
    <w:lvl w:ilvl="0" w:tplc="13202D40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07476CC0"/>
    <w:multiLevelType w:val="hybridMultilevel"/>
    <w:tmpl w:val="FB8A6C0C"/>
    <w:lvl w:ilvl="0" w:tplc="337ED96E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075C147B"/>
    <w:multiLevelType w:val="hybridMultilevel"/>
    <w:tmpl w:val="008C3726"/>
    <w:lvl w:ilvl="0" w:tplc="04090011">
      <w:start w:val="1"/>
      <w:numFmt w:val="decimal"/>
      <w:lvlText w:val="%1)"/>
      <w:lvlJc w:val="left"/>
      <w:pPr>
        <w:ind w:left="2138" w:hanging="360"/>
      </w:p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8" w15:restartNumberingAfterBreak="0">
    <w:nsid w:val="078530D2"/>
    <w:multiLevelType w:val="hybridMultilevel"/>
    <w:tmpl w:val="96DE5BEE"/>
    <w:lvl w:ilvl="0" w:tplc="9248819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07CF47DE"/>
    <w:multiLevelType w:val="hybridMultilevel"/>
    <w:tmpl w:val="53D4849C"/>
    <w:lvl w:ilvl="0" w:tplc="BE9E58A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90C36E5"/>
    <w:multiLevelType w:val="hybridMultilevel"/>
    <w:tmpl w:val="CD18C60E"/>
    <w:lvl w:ilvl="0" w:tplc="EE42D84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982010D"/>
    <w:multiLevelType w:val="multilevel"/>
    <w:tmpl w:val="EFEA8088"/>
    <w:lvl w:ilvl="0">
      <w:start w:val="5"/>
      <w:numFmt w:val="decimal"/>
      <w:lvlText w:val="%1."/>
      <w:lvlJc w:val="left"/>
      <w:pPr>
        <w:ind w:left="588" w:hanging="588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8280" w:hanging="1800"/>
      </w:pPr>
      <w:rPr>
        <w:rFonts w:hint="default"/>
      </w:rPr>
    </w:lvl>
  </w:abstractNum>
  <w:abstractNum w:abstractNumId="22" w15:restartNumberingAfterBreak="0">
    <w:nsid w:val="09955CF5"/>
    <w:multiLevelType w:val="hybridMultilevel"/>
    <w:tmpl w:val="CBB2F00C"/>
    <w:lvl w:ilvl="0" w:tplc="A3B4E0A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99D0718"/>
    <w:multiLevelType w:val="hybridMultilevel"/>
    <w:tmpl w:val="9F285B6E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09F113FA"/>
    <w:multiLevelType w:val="hybridMultilevel"/>
    <w:tmpl w:val="9BE87E1A"/>
    <w:lvl w:ilvl="0" w:tplc="2250977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A3C5949"/>
    <w:multiLevelType w:val="hybridMultilevel"/>
    <w:tmpl w:val="B63CC258"/>
    <w:lvl w:ilvl="0" w:tplc="5B08DF46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FA8DD62">
      <w:start w:val="1"/>
      <w:numFmt w:val="decimal"/>
      <w:suff w:val="space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0A5D4633"/>
    <w:multiLevelType w:val="hybridMultilevel"/>
    <w:tmpl w:val="A434D688"/>
    <w:lvl w:ilvl="0" w:tplc="974268D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A871BEB"/>
    <w:multiLevelType w:val="hybridMultilevel"/>
    <w:tmpl w:val="C164925C"/>
    <w:lvl w:ilvl="0" w:tplc="56964E2E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AC15018"/>
    <w:multiLevelType w:val="multilevel"/>
    <w:tmpl w:val="D536F9C2"/>
    <w:lvl w:ilvl="0">
      <w:start w:val="10"/>
      <w:numFmt w:val="decimal"/>
      <w:lvlText w:val="%1."/>
      <w:lvlJc w:val="left"/>
      <w:pPr>
        <w:ind w:left="468" w:hanging="468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29" w15:restartNumberingAfterBreak="0">
    <w:nsid w:val="0AC43168"/>
    <w:multiLevelType w:val="hybridMultilevel"/>
    <w:tmpl w:val="A4DC0CCE"/>
    <w:lvl w:ilvl="0" w:tplc="3E58029E">
      <w:start w:val="3"/>
      <w:numFmt w:val="bullet"/>
      <w:lvlText w:val="-"/>
      <w:lvlJc w:val="left"/>
      <w:pPr>
        <w:ind w:left="936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0" w15:restartNumberingAfterBreak="0">
    <w:nsid w:val="0AF47068"/>
    <w:multiLevelType w:val="hybridMultilevel"/>
    <w:tmpl w:val="0B7CF2F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1" w15:restartNumberingAfterBreak="0">
    <w:nsid w:val="0B00400E"/>
    <w:multiLevelType w:val="multilevel"/>
    <w:tmpl w:val="2264A268"/>
    <w:lvl w:ilvl="0">
      <w:start w:val="9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2" w15:restartNumberingAfterBreak="0">
    <w:nsid w:val="0B061F7E"/>
    <w:multiLevelType w:val="hybridMultilevel"/>
    <w:tmpl w:val="B0AAEC14"/>
    <w:lvl w:ilvl="0" w:tplc="7DE4FB20">
      <w:start w:val="1"/>
      <w:numFmt w:val="decimal"/>
      <w:suff w:val="space"/>
      <w:lvlText w:val="%1."/>
      <w:lvlJc w:val="left"/>
      <w:pPr>
        <w:ind w:left="6840" w:hanging="360"/>
      </w:pPr>
      <w:rPr>
        <w:rFonts w:ascii="TH SarabunPSK" w:eastAsia="TH SarabunPSK" w:hAnsi="TH SarabunPSK" w:cs="TH SarabunPSK"/>
      </w:rPr>
    </w:lvl>
    <w:lvl w:ilvl="1" w:tplc="55E49456">
      <w:start w:val="1"/>
      <w:numFmt w:val="decimal"/>
      <w:lvlText w:val="5.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0BE20A60"/>
    <w:multiLevelType w:val="hybridMultilevel"/>
    <w:tmpl w:val="496ACDE6"/>
    <w:lvl w:ilvl="0" w:tplc="0A9A3296">
      <w:start w:val="8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0CE25B9D"/>
    <w:multiLevelType w:val="hybridMultilevel"/>
    <w:tmpl w:val="DC6466B6"/>
    <w:lvl w:ilvl="0" w:tplc="04090011">
      <w:start w:val="1"/>
      <w:numFmt w:val="decimal"/>
      <w:lvlText w:val="%1)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35" w15:restartNumberingAfterBreak="0">
    <w:nsid w:val="0DF224E0"/>
    <w:multiLevelType w:val="hybridMultilevel"/>
    <w:tmpl w:val="7AFCBB42"/>
    <w:lvl w:ilvl="0" w:tplc="7B38B11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0E7C6F83"/>
    <w:multiLevelType w:val="hybridMultilevel"/>
    <w:tmpl w:val="8C5E5E10"/>
    <w:lvl w:ilvl="0" w:tplc="A1D60348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0EB15181"/>
    <w:multiLevelType w:val="hybridMultilevel"/>
    <w:tmpl w:val="73B8D242"/>
    <w:lvl w:ilvl="0" w:tplc="EB5E23C8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0F237369"/>
    <w:multiLevelType w:val="multilevel"/>
    <w:tmpl w:val="93745BAA"/>
    <w:lvl w:ilvl="0">
      <w:start w:val="10"/>
      <w:numFmt w:val="decimal"/>
      <w:lvlText w:val="%1."/>
      <w:lvlJc w:val="left"/>
      <w:pPr>
        <w:ind w:left="636" w:hanging="63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suff w:val="space"/>
      <w:lvlText w:val="%4)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120" w:hanging="1800"/>
      </w:pPr>
      <w:rPr>
        <w:rFonts w:hint="default"/>
      </w:rPr>
    </w:lvl>
  </w:abstractNum>
  <w:abstractNum w:abstractNumId="39" w15:restartNumberingAfterBreak="0">
    <w:nsid w:val="0F277BDF"/>
    <w:multiLevelType w:val="hybridMultilevel"/>
    <w:tmpl w:val="963E433A"/>
    <w:lvl w:ilvl="0" w:tplc="7B38B11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0F96131B"/>
    <w:multiLevelType w:val="hybridMultilevel"/>
    <w:tmpl w:val="B63CC258"/>
    <w:lvl w:ilvl="0" w:tplc="5B08DF46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FA8DD62">
      <w:start w:val="1"/>
      <w:numFmt w:val="decimal"/>
      <w:suff w:val="space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0FFF66DD"/>
    <w:multiLevelType w:val="hybridMultilevel"/>
    <w:tmpl w:val="502AE4CE"/>
    <w:lvl w:ilvl="0" w:tplc="13063D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0233BA2"/>
    <w:multiLevelType w:val="hybridMultilevel"/>
    <w:tmpl w:val="F3DE4E98"/>
    <w:lvl w:ilvl="0" w:tplc="AABC9BF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03D2D9C"/>
    <w:multiLevelType w:val="hybridMultilevel"/>
    <w:tmpl w:val="5B729B00"/>
    <w:lvl w:ilvl="0" w:tplc="533A545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10A257D2"/>
    <w:multiLevelType w:val="multilevel"/>
    <w:tmpl w:val="F9FA88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45" w15:restartNumberingAfterBreak="0">
    <w:nsid w:val="10DB628C"/>
    <w:multiLevelType w:val="hybridMultilevel"/>
    <w:tmpl w:val="644AC3F4"/>
    <w:lvl w:ilvl="0" w:tplc="9E221F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10DB630A"/>
    <w:multiLevelType w:val="multilevel"/>
    <w:tmpl w:val="EB8A8D0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4.%5)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suff w:val="space"/>
      <w:lvlText w:val="%4.%5.%6)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7" w15:restartNumberingAfterBreak="0">
    <w:nsid w:val="117C7120"/>
    <w:multiLevelType w:val="hybridMultilevel"/>
    <w:tmpl w:val="6E0C4400"/>
    <w:lvl w:ilvl="0" w:tplc="44CA84D6">
      <w:start w:val="4"/>
      <w:numFmt w:val="bullet"/>
      <w:suff w:val="space"/>
      <w:lvlText w:val="-"/>
      <w:lvlJc w:val="left"/>
      <w:pPr>
        <w:ind w:left="2520" w:hanging="360"/>
      </w:pPr>
      <w:rPr>
        <w:rFonts w:ascii="TH SarabunPSK" w:eastAsia="TH SarabunPSK" w:hAnsi="TH SarabunPSK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8" w15:restartNumberingAfterBreak="0">
    <w:nsid w:val="11A522A9"/>
    <w:multiLevelType w:val="hybridMultilevel"/>
    <w:tmpl w:val="1DA0F624"/>
    <w:lvl w:ilvl="0" w:tplc="728CE1B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11CC687F"/>
    <w:multiLevelType w:val="hybridMultilevel"/>
    <w:tmpl w:val="008C3726"/>
    <w:lvl w:ilvl="0" w:tplc="04090011">
      <w:start w:val="1"/>
      <w:numFmt w:val="decimal"/>
      <w:lvlText w:val="%1)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0" w15:restartNumberingAfterBreak="0">
    <w:nsid w:val="14C21D12"/>
    <w:multiLevelType w:val="hybridMultilevel"/>
    <w:tmpl w:val="24E4969E"/>
    <w:lvl w:ilvl="0" w:tplc="0AD4A35A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158250FA"/>
    <w:multiLevelType w:val="hybridMultilevel"/>
    <w:tmpl w:val="5ADE643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15B04028"/>
    <w:multiLevelType w:val="hybridMultilevel"/>
    <w:tmpl w:val="0576004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A290DE7C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44A60486">
      <w:start w:val="1"/>
      <w:numFmt w:val="decimal"/>
      <w:suff w:val="space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15B45F0C"/>
    <w:multiLevelType w:val="hybridMultilevel"/>
    <w:tmpl w:val="8BFE24CC"/>
    <w:lvl w:ilvl="0" w:tplc="285CAB6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15DB2ED0"/>
    <w:multiLevelType w:val="hybridMultilevel"/>
    <w:tmpl w:val="FC3AF434"/>
    <w:lvl w:ilvl="0" w:tplc="2528DAAA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16142EE1"/>
    <w:multiLevelType w:val="hybridMultilevel"/>
    <w:tmpl w:val="2FD8F484"/>
    <w:lvl w:ilvl="0" w:tplc="16C2635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16C81912"/>
    <w:multiLevelType w:val="hybridMultilevel"/>
    <w:tmpl w:val="5678BFC8"/>
    <w:lvl w:ilvl="0" w:tplc="4174905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16D77B51"/>
    <w:multiLevelType w:val="hybridMultilevel"/>
    <w:tmpl w:val="30D02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17084690"/>
    <w:multiLevelType w:val="hybridMultilevel"/>
    <w:tmpl w:val="91C2505C"/>
    <w:lvl w:ilvl="0" w:tplc="3F96F0E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FF0000"/>
        <w:sz w:val="4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9" w15:restartNumberingAfterBreak="0">
    <w:nsid w:val="17776265"/>
    <w:multiLevelType w:val="hybridMultilevel"/>
    <w:tmpl w:val="29B8FC7A"/>
    <w:lvl w:ilvl="0" w:tplc="04090011">
      <w:start w:val="1"/>
      <w:numFmt w:val="decimal"/>
      <w:lvlText w:val="%1)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60" w15:restartNumberingAfterBreak="0">
    <w:nsid w:val="188C69B5"/>
    <w:multiLevelType w:val="hybridMultilevel"/>
    <w:tmpl w:val="83ACEBB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1" w15:restartNumberingAfterBreak="0">
    <w:nsid w:val="18F82737"/>
    <w:multiLevelType w:val="hybridMultilevel"/>
    <w:tmpl w:val="9FD4F86A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2" w15:restartNumberingAfterBreak="0">
    <w:nsid w:val="191618EC"/>
    <w:multiLevelType w:val="hybridMultilevel"/>
    <w:tmpl w:val="D9701E4A"/>
    <w:lvl w:ilvl="0" w:tplc="44D4D518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  <w:b w:val="0"/>
        <w:bCs w:val="0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194F1D62"/>
    <w:multiLevelType w:val="hybridMultilevel"/>
    <w:tmpl w:val="1ADAA4AC"/>
    <w:lvl w:ilvl="0" w:tplc="4CBAD47C">
      <w:start w:val="1"/>
      <w:numFmt w:val="decimal"/>
      <w:lvlText w:val="[%1]"/>
      <w:lvlJc w:val="left"/>
      <w:pPr>
        <w:ind w:left="108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1" w:tplc="4CBAD47C">
      <w:start w:val="1"/>
      <w:numFmt w:val="decimal"/>
      <w:lvlText w:val="[%2]"/>
      <w:lvlJc w:val="left"/>
      <w:pPr>
        <w:ind w:left="108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19A90BD8"/>
    <w:multiLevelType w:val="hybridMultilevel"/>
    <w:tmpl w:val="D9BC9D06"/>
    <w:lvl w:ilvl="0" w:tplc="2BBE7FF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19B43D04"/>
    <w:multiLevelType w:val="hybridMultilevel"/>
    <w:tmpl w:val="39C80CEC"/>
    <w:lvl w:ilvl="0" w:tplc="7482191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19E051AE"/>
    <w:multiLevelType w:val="hybridMultilevel"/>
    <w:tmpl w:val="76BA4416"/>
    <w:lvl w:ilvl="0" w:tplc="6C60F92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1A5A360F"/>
    <w:multiLevelType w:val="hybridMultilevel"/>
    <w:tmpl w:val="54325A30"/>
    <w:lvl w:ilvl="0" w:tplc="40B26C6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1B2A42CA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1BF838B4"/>
    <w:multiLevelType w:val="hybridMultilevel"/>
    <w:tmpl w:val="37B6BD9C"/>
    <w:lvl w:ilvl="0" w:tplc="444EEA7C">
      <w:start w:val="1"/>
      <w:numFmt w:val="decimal"/>
      <w:suff w:val="space"/>
      <w:lvlText w:val="1.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1C231C27"/>
    <w:multiLevelType w:val="hybridMultilevel"/>
    <w:tmpl w:val="F88CD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1D435423"/>
    <w:multiLevelType w:val="hybridMultilevel"/>
    <w:tmpl w:val="94C25D08"/>
    <w:lvl w:ilvl="0" w:tplc="198EA422">
      <w:start w:val="1"/>
      <w:numFmt w:val="decimal"/>
      <w:suff w:val="space"/>
      <w:lvlText w:val="10.1.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5100EE46">
      <w:start w:val="1"/>
      <w:numFmt w:val="decimal"/>
      <w:suff w:val="space"/>
      <w:lvlText w:val="10.1.%3)"/>
      <w:lvlJc w:val="left"/>
      <w:pPr>
        <w:ind w:left="54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1D5B5418"/>
    <w:multiLevelType w:val="multilevel"/>
    <w:tmpl w:val="15CEFA5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  <w:b w:val="0"/>
        <w:bCs w:val="0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FFFFFF" w:themeColor="background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FFFFFF" w:themeColor="background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FFFFFF" w:themeColor="background1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FFFFFF" w:themeColor="background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FFFFFF" w:themeColor="background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FFFFFF" w:themeColor="background1"/>
      </w:rPr>
    </w:lvl>
  </w:abstractNum>
  <w:abstractNum w:abstractNumId="73" w15:restartNumberingAfterBreak="0">
    <w:nsid w:val="1D5E6685"/>
    <w:multiLevelType w:val="multilevel"/>
    <w:tmpl w:val="729E942E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29" w:hanging="720"/>
      </w:pPr>
      <w:rPr>
        <w:rFonts w:hint="default"/>
        <w:b w:val="0"/>
        <w:bCs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  <w:b/>
      </w:rPr>
    </w:lvl>
  </w:abstractNum>
  <w:abstractNum w:abstractNumId="74" w15:restartNumberingAfterBreak="0">
    <w:nsid w:val="1DCA73C4"/>
    <w:multiLevelType w:val="multilevel"/>
    <w:tmpl w:val="A2123BB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5" w15:restartNumberingAfterBreak="0">
    <w:nsid w:val="1DF91A05"/>
    <w:multiLevelType w:val="hybridMultilevel"/>
    <w:tmpl w:val="B9AC8B04"/>
    <w:lvl w:ilvl="0" w:tplc="A52647D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1E3D3803"/>
    <w:multiLevelType w:val="multilevel"/>
    <w:tmpl w:val="785242D2"/>
    <w:lvl w:ilvl="0">
      <w:start w:val="1"/>
      <w:numFmt w:val="decimal"/>
      <w:suff w:val="space"/>
      <w:lvlText w:val="4.5.%1)"/>
      <w:lvlJc w:val="left"/>
      <w:pPr>
        <w:ind w:left="54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1E403B52"/>
    <w:multiLevelType w:val="hybridMultilevel"/>
    <w:tmpl w:val="F730B74E"/>
    <w:lvl w:ilvl="0" w:tplc="1038AEB6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1E6F3689"/>
    <w:multiLevelType w:val="hybridMultilevel"/>
    <w:tmpl w:val="A744589A"/>
    <w:lvl w:ilvl="0" w:tplc="7482191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1F1813CC"/>
    <w:multiLevelType w:val="multilevel"/>
    <w:tmpl w:val="66A408E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  <w:lang w:bidi="th-TH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80" w15:restartNumberingAfterBreak="0">
    <w:nsid w:val="1F506BA8"/>
    <w:multiLevelType w:val="hybridMultilevel"/>
    <w:tmpl w:val="CC98992A"/>
    <w:lvl w:ilvl="0" w:tplc="66FA16E6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1" w15:restartNumberingAfterBreak="0">
    <w:nsid w:val="202B383A"/>
    <w:multiLevelType w:val="hybridMultilevel"/>
    <w:tmpl w:val="5B96DD86"/>
    <w:lvl w:ilvl="0" w:tplc="CF8CD26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21C8276B"/>
    <w:multiLevelType w:val="hybridMultilevel"/>
    <w:tmpl w:val="21E48F6C"/>
    <w:lvl w:ilvl="0" w:tplc="A5FE936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54" w:hanging="360"/>
      </w:pPr>
    </w:lvl>
    <w:lvl w:ilvl="2" w:tplc="0409001B">
      <w:start w:val="1"/>
      <w:numFmt w:val="lowerRoman"/>
      <w:lvlText w:val="%3."/>
      <w:lvlJc w:val="right"/>
      <w:pPr>
        <w:ind w:left="3474" w:hanging="180"/>
      </w:pPr>
    </w:lvl>
    <w:lvl w:ilvl="3" w:tplc="0409000F" w:tentative="1">
      <w:start w:val="1"/>
      <w:numFmt w:val="decimal"/>
      <w:lvlText w:val="%4."/>
      <w:lvlJc w:val="left"/>
      <w:pPr>
        <w:ind w:left="4194" w:hanging="360"/>
      </w:pPr>
    </w:lvl>
    <w:lvl w:ilvl="4" w:tplc="04090019" w:tentative="1">
      <w:start w:val="1"/>
      <w:numFmt w:val="lowerLetter"/>
      <w:lvlText w:val="%5."/>
      <w:lvlJc w:val="left"/>
      <w:pPr>
        <w:ind w:left="4914" w:hanging="360"/>
      </w:pPr>
    </w:lvl>
    <w:lvl w:ilvl="5" w:tplc="0409001B" w:tentative="1">
      <w:start w:val="1"/>
      <w:numFmt w:val="lowerRoman"/>
      <w:lvlText w:val="%6."/>
      <w:lvlJc w:val="right"/>
      <w:pPr>
        <w:ind w:left="5634" w:hanging="180"/>
      </w:pPr>
    </w:lvl>
    <w:lvl w:ilvl="6" w:tplc="0409000F" w:tentative="1">
      <w:start w:val="1"/>
      <w:numFmt w:val="decimal"/>
      <w:lvlText w:val="%7."/>
      <w:lvlJc w:val="left"/>
      <w:pPr>
        <w:ind w:left="6354" w:hanging="360"/>
      </w:pPr>
    </w:lvl>
    <w:lvl w:ilvl="7" w:tplc="04090019" w:tentative="1">
      <w:start w:val="1"/>
      <w:numFmt w:val="lowerLetter"/>
      <w:lvlText w:val="%8."/>
      <w:lvlJc w:val="left"/>
      <w:pPr>
        <w:ind w:left="7074" w:hanging="360"/>
      </w:pPr>
    </w:lvl>
    <w:lvl w:ilvl="8" w:tplc="0409001B" w:tentative="1">
      <w:start w:val="1"/>
      <w:numFmt w:val="lowerRoman"/>
      <w:lvlText w:val="%9."/>
      <w:lvlJc w:val="right"/>
      <w:pPr>
        <w:ind w:left="7794" w:hanging="180"/>
      </w:pPr>
    </w:lvl>
  </w:abstractNum>
  <w:abstractNum w:abstractNumId="83" w15:restartNumberingAfterBreak="0">
    <w:nsid w:val="224C6AC7"/>
    <w:multiLevelType w:val="hybridMultilevel"/>
    <w:tmpl w:val="AA02C1E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4" w15:restartNumberingAfterBreak="0">
    <w:nsid w:val="22985F21"/>
    <w:multiLevelType w:val="hybridMultilevel"/>
    <w:tmpl w:val="9C0E7174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5" w15:restartNumberingAfterBreak="0">
    <w:nsid w:val="237D3AE4"/>
    <w:multiLevelType w:val="hybridMultilevel"/>
    <w:tmpl w:val="9FD4F86A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6" w15:restartNumberingAfterBreak="0">
    <w:nsid w:val="23873E11"/>
    <w:multiLevelType w:val="hybridMultilevel"/>
    <w:tmpl w:val="A82064CE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7" w15:restartNumberingAfterBreak="0">
    <w:nsid w:val="23AE79F9"/>
    <w:multiLevelType w:val="hybridMultilevel"/>
    <w:tmpl w:val="09C4FD58"/>
    <w:lvl w:ilvl="0" w:tplc="7DA24C9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25265086"/>
    <w:multiLevelType w:val="multilevel"/>
    <w:tmpl w:val="24BCCC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89" w15:restartNumberingAfterBreak="0">
    <w:nsid w:val="25375828"/>
    <w:multiLevelType w:val="hybridMultilevel"/>
    <w:tmpl w:val="A07C486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0" w15:restartNumberingAfterBreak="0">
    <w:nsid w:val="25491E3E"/>
    <w:multiLevelType w:val="hybridMultilevel"/>
    <w:tmpl w:val="D0144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25B25E35"/>
    <w:multiLevelType w:val="hybridMultilevel"/>
    <w:tmpl w:val="34E49CFC"/>
    <w:lvl w:ilvl="0" w:tplc="003E8ABA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2" w15:restartNumberingAfterBreak="0">
    <w:nsid w:val="25D179B8"/>
    <w:multiLevelType w:val="multilevel"/>
    <w:tmpl w:val="FCCCD0C6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674" w:hanging="864"/>
      </w:pPr>
      <w:rPr>
        <w:rFonts w:ascii="TH SarabunPSK" w:hAnsi="TH SarabunPSK" w:cs="TH SarabunPSK" w:hint="default"/>
        <w:i w:val="0"/>
        <w:iCs w:val="0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3" w15:restartNumberingAfterBreak="0">
    <w:nsid w:val="25E33568"/>
    <w:multiLevelType w:val="hybridMultilevel"/>
    <w:tmpl w:val="785242D2"/>
    <w:lvl w:ilvl="0" w:tplc="6ECACC2E">
      <w:start w:val="1"/>
      <w:numFmt w:val="decimal"/>
      <w:suff w:val="space"/>
      <w:lvlText w:val="4.5.%1)"/>
      <w:lvlJc w:val="left"/>
      <w:pPr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26A65DB7"/>
    <w:multiLevelType w:val="hybridMultilevel"/>
    <w:tmpl w:val="F62237B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5" w15:restartNumberingAfterBreak="0">
    <w:nsid w:val="26D20426"/>
    <w:multiLevelType w:val="hybridMultilevel"/>
    <w:tmpl w:val="4C084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26EF4E93"/>
    <w:multiLevelType w:val="hybridMultilevel"/>
    <w:tmpl w:val="ACC0BC50"/>
    <w:lvl w:ilvl="0" w:tplc="883620FC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7" w15:restartNumberingAfterBreak="0">
    <w:nsid w:val="27470C54"/>
    <w:multiLevelType w:val="multilevel"/>
    <w:tmpl w:val="4922F3A6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8" w15:restartNumberingAfterBreak="0">
    <w:nsid w:val="27E52D7E"/>
    <w:multiLevelType w:val="hybridMultilevel"/>
    <w:tmpl w:val="F88CD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28FE5B1C"/>
    <w:multiLevelType w:val="multilevel"/>
    <w:tmpl w:val="7FF8E0E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40" w:hanging="720"/>
      </w:pPr>
      <w:rPr>
        <w:rFonts w:hint="default"/>
        <w:lang w:val="en-US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00" w15:restartNumberingAfterBreak="0">
    <w:nsid w:val="29252CA1"/>
    <w:multiLevelType w:val="multilevel"/>
    <w:tmpl w:val="376ED50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1" w15:restartNumberingAfterBreak="0">
    <w:nsid w:val="2A1C2131"/>
    <w:multiLevelType w:val="hybridMultilevel"/>
    <w:tmpl w:val="F64671B8"/>
    <w:lvl w:ilvl="0" w:tplc="F7262702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2" w15:restartNumberingAfterBreak="0">
    <w:nsid w:val="2AB23087"/>
    <w:multiLevelType w:val="hybridMultilevel"/>
    <w:tmpl w:val="D9CAC872"/>
    <w:lvl w:ilvl="0" w:tplc="45F0593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2C420ACE"/>
    <w:multiLevelType w:val="hybridMultilevel"/>
    <w:tmpl w:val="7AC6856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4" w15:restartNumberingAfterBreak="0">
    <w:nsid w:val="2C667B5E"/>
    <w:multiLevelType w:val="multilevel"/>
    <w:tmpl w:val="8348C230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5" w15:restartNumberingAfterBreak="0">
    <w:nsid w:val="2D57197F"/>
    <w:multiLevelType w:val="hybridMultilevel"/>
    <w:tmpl w:val="2CF2C352"/>
    <w:lvl w:ilvl="0" w:tplc="A418BB3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2D7D53E3"/>
    <w:multiLevelType w:val="hybridMultilevel"/>
    <w:tmpl w:val="C164925C"/>
    <w:lvl w:ilvl="0" w:tplc="56964E2E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2DC47B52"/>
    <w:multiLevelType w:val="hybridMultilevel"/>
    <w:tmpl w:val="8460C8CE"/>
    <w:lvl w:ilvl="0" w:tplc="E2E287D6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42" w:hanging="360"/>
      </w:pPr>
    </w:lvl>
    <w:lvl w:ilvl="2" w:tplc="0409001B" w:tentative="1">
      <w:start w:val="1"/>
      <w:numFmt w:val="lowerRoman"/>
      <w:lvlText w:val="%3."/>
      <w:lvlJc w:val="right"/>
      <w:pPr>
        <w:ind w:left="3662" w:hanging="180"/>
      </w:pPr>
    </w:lvl>
    <w:lvl w:ilvl="3" w:tplc="0409000F">
      <w:start w:val="1"/>
      <w:numFmt w:val="decimal"/>
      <w:lvlText w:val="%4."/>
      <w:lvlJc w:val="left"/>
      <w:pPr>
        <w:ind w:left="4382" w:hanging="360"/>
      </w:pPr>
    </w:lvl>
    <w:lvl w:ilvl="4" w:tplc="04090019" w:tentative="1">
      <w:start w:val="1"/>
      <w:numFmt w:val="lowerLetter"/>
      <w:lvlText w:val="%5."/>
      <w:lvlJc w:val="left"/>
      <w:pPr>
        <w:ind w:left="5102" w:hanging="360"/>
      </w:pPr>
    </w:lvl>
    <w:lvl w:ilvl="5" w:tplc="0409001B" w:tentative="1">
      <w:start w:val="1"/>
      <w:numFmt w:val="lowerRoman"/>
      <w:lvlText w:val="%6."/>
      <w:lvlJc w:val="right"/>
      <w:pPr>
        <w:ind w:left="5822" w:hanging="180"/>
      </w:pPr>
    </w:lvl>
    <w:lvl w:ilvl="6" w:tplc="0409000F" w:tentative="1">
      <w:start w:val="1"/>
      <w:numFmt w:val="decimal"/>
      <w:lvlText w:val="%7."/>
      <w:lvlJc w:val="left"/>
      <w:pPr>
        <w:ind w:left="6542" w:hanging="360"/>
      </w:pPr>
    </w:lvl>
    <w:lvl w:ilvl="7" w:tplc="04090019" w:tentative="1">
      <w:start w:val="1"/>
      <w:numFmt w:val="lowerLetter"/>
      <w:lvlText w:val="%8."/>
      <w:lvlJc w:val="left"/>
      <w:pPr>
        <w:ind w:left="7262" w:hanging="360"/>
      </w:pPr>
    </w:lvl>
    <w:lvl w:ilvl="8" w:tplc="0409001B" w:tentative="1">
      <w:start w:val="1"/>
      <w:numFmt w:val="lowerRoman"/>
      <w:lvlText w:val="%9."/>
      <w:lvlJc w:val="right"/>
      <w:pPr>
        <w:ind w:left="7982" w:hanging="180"/>
      </w:pPr>
    </w:lvl>
  </w:abstractNum>
  <w:abstractNum w:abstractNumId="108" w15:restartNumberingAfterBreak="0">
    <w:nsid w:val="2E2F7E80"/>
    <w:multiLevelType w:val="hybridMultilevel"/>
    <w:tmpl w:val="E40EA044"/>
    <w:lvl w:ilvl="0" w:tplc="B8287B5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2E6B7C4C"/>
    <w:multiLevelType w:val="hybridMultilevel"/>
    <w:tmpl w:val="91F8674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0" w15:restartNumberingAfterBreak="0">
    <w:nsid w:val="2E8E3F35"/>
    <w:multiLevelType w:val="multilevel"/>
    <w:tmpl w:val="EB8A8D0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4.%5)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suff w:val="space"/>
      <w:lvlText w:val="%4.%5.%6)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11" w15:restartNumberingAfterBreak="0">
    <w:nsid w:val="2E925E72"/>
    <w:multiLevelType w:val="hybridMultilevel"/>
    <w:tmpl w:val="A07C486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2" w15:restartNumberingAfterBreak="0">
    <w:nsid w:val="2EEF5418"/>
    <w:multiLevelType w:val="hybridMultilevel"/>
    <w:tmpl w:val="0FEC15CE"/>
    <w:lvl w:ilvl="0" w:tplc="9A90FF12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3" w15:restartNumberingAfterBreak="0">
    <w:nsid w:val="2EF81978"/>
    <w:multiLevelType w:val="multilevel"/>
    <w:tmpl w:val="45729E2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4" w15:restartNumberingAfterBreak="0">
    <w:nsid w:val="2F4F2F77"/>
    <w:multiLevelType w:val="hybridMultilevel"/>
    <w:tmpl w:val="6714F2AA"/>
    <w:lvl w:ilvl="0" w:tplc="204C5C8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2F936922"/>
    <w:multiLevelType w:val="multilevel"/>
    <w:tmpl w:val="7BDE8F3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6" w15:restartNumberingAfterBreak="0">
    <w:nsid w:val="305B3D63"/>
    <w:multiLevelType w:val="hybridMultilevel"/>
    <w:tmpl w:val="76227F76"/>
    <w:lvl w:ilvl="0" w:tplc="95580078">
      <w:start w:val="1"/>
      <w:numFmt w:val="decimal"/>
      <w:suff w:val="space"/>
      <w:lvlText w:val="5.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7" w15:restartNumberingAfterBreak="0">
    <w:nsid w:val="30A84D0D"/>
    <w:multiLevelType w:val="hybridMultilevel"/>
    <w:tmpl w:val="1CFC4DFA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8" w15:restartNumberingAfterBreak="0">
    <w:nsid w:val="30C94018"/>
    <w:multiLevelType w:val="hybridMultilevel"/>
    <w:tmpl w:val="BCDCDB1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9" w15:restartNumberingAfterBreak="0">
    <w:nsid w:val="30D63D74"/>
    <w:multiLevelType w:val="hybridMultilevel"/>
    <w:tmpl w:val="9432DD6E"/>
    <w:lvl w:ilvl="0" w:tplc="53EE4B2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0" w15:restartNumberingAfterBreak="0">
    <w:nsid w:val="30E02B3D"/>
    <w:multiLevelType w:val="hybridMultilevel"/>
    <w:tmpl w:val="1FE87910"/>
    <w:lvl w:ilvl="0" w:tplc="FD3460CA">
      <w:start w:val="1"/>
      <w:numFmt w:val="decimal"/>
      <w:lvlText w:val="%1)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1" w15:restartNumberingAfterBreak="0">
    <w:nsid w:val="311538CC"/>
    <w:multiLevelType w:val="hybridMultilevel"/>
    <w:tmpl w:val="AC282106"/>
    <w:lvl w:ilvl="0" w:tplc="8A648116">
      <w:start w:val="1"/>
      <w:numFmt w:val="decimal"/>
      <w:suff w:val="space"/>
      <w:lvlText w:val="%1."/>
      <w:lvlJc w:val="left"/>
      <w:pPr>
        <w:ind w:left="68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31204E33"/>
    <w:multiLevelType w:val="hybridMultilevel"/>
    <w:tmpl w:val="8C76EE90"/>
    <w:lvl w:ilvl="0" w:tplc="53D45E84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3" w15:restartNumberingAfterBreak="0">
    <w:nsid w:val="314A26B1"/>
    <w:multiLevelType w:val="hybridMultilevel"/>
    <w:tmpl w:val="172AF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31816C87"/>
    <w:multiLevelType w:val="hybridMultilevel"/>
    <w:tmpl w:val="F53EFB18"/>
    <w:lvl w:ilvl="0" w:tplc="5502C0BE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5" w15:restartNumberingAfterBreak="0">
    <w:nsid w:val="319E2ACF"/>
    <w:multiLevelType w:val="multilevel"/>
    <w:tmpl w:val="CF3E117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  <w:color w:val="auto"/>
        <w:lang w:bidi="th-TH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6" w15:restartNumberingAfterBreak="0">
    <w:nsid w:val="32EE2320"/>
    <w:multiLevelType w:val="multilevel"/>
    <w:tmpl w:val="6588B1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7" w15:restartNumberingAfterBreak="0">
    <w:nsid w:val="33340B10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28" w15:restartNumberingAfterBreak="0">
    <w:nsid w:val="341B3E4F"/>
    <w:multiLevelType w:val="hybridMultilevel"/>
    <w:tmpl w:val="2BEA230E"/>
    <w:lvl w:ilvl="0" w:tplc="FDA2CDB0">
      <w:start w:val="1"/>
      <w:numFmt w:val="decimal"/>
      <w:suff w:val="space"/>
      <w:lvlText w:val="[%1]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34B001B5"/>
    <w:multiLevelType w:val="hybridMultilevel"/>
    <w:tmpl w:val="6520D8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9F6691C6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A2D42644">
      <w:start w:val="1"/>
      <w:numFmt w:val="decimal"/>
      <w:suff w:val="space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0" w15:restartNumberingAfterBreak="0">
    <w:nsid w:val="34BD654D"/>
    <w:multiLevelType w:val="multilevel"/>
    <w:tmpl w:val="FFB09824"/>
    <w:lvl w:ilvl="0">
      <w:start w:val="4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9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3240" w:hanging="720"/>
      </w:pPr>
      <w:rPr>
        <w:rFonts w:ascii="Symbol" w:hAnsi="Symbol" w:hint="default"/>
        <w:sz w:val="40"/>
      </w:rPr>
    </w:lvl>
    <w:lvl w:ilvl="3">
      <w:start w:val="1"/>
      <w:numFmt w:val="decimal"/>
      <w:lvlText w:val="%1.%2.%3)%4.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77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062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1880" w:hanging="1800"/>
      </w:pPr>
      <w:rPr>
        <w:rFonts w:hint="default"/>
      </w:rPr>
    </w:lvl>
  </w:abstractNum>
  <w:abstractNum w:abstractNumId="131" w15:restartNumberingAfterBreak="0">
    <w:nsid w:val="34E037E9"/>
    <w:multiLevelType w:val="hybridMultilevel"/>
    <w:tmpl w:val="E194A152"/>
    <w:lvl w:ilvl="0" w:tplc="AD6233F6">
      <w:start w:val="1"/>
      <w:numFmt w:val="decimal"/>
      <w:suff w:val="space"/>
      <w:lvlText w:val="%1."/>
      <w:lvlJc w:val="left"/>
      <w:pPr>
        <w:ind w:left="24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8" w:hanging="360"/>
      </w:pPr>
    </w:lvl>
    <w:lvl w:ilvl="2" w:tplc="0409001B" w:tentative="1">
      <w:start w:val="1"/>
      <w:numFmt w:val="lowerRoman"/>
      <w:lvlText w:val="%3."/>
      <w:lvlJc w:val="right"/>
      <w:pPr>
        <w:ind w:left="3928" w:hanging="180"/>
      </w:pPr>
    </w:lvl>
    <w:lvl w:ilvl="3" w:tplc="0409000F" w:tentative="1">
      <w:start w:val="1"/>
      <w:numFmt w:val="decimal"/>
      <w:lvlText w:val="%4."/>
      <w:lvlJc w:val="left"/>
      <w:pPr>
        <w:ind w:left="4648" w:hanging="360"/>
      </w:pPr>
    </w:lvl>
    <w:lvl w:ilvl="4" w:tplc="04090019" w:tentative="1">
      <w:start w:val="1"/>
      <w:numFmt w:val="lowerLetter"/>
      <w:lvlText w:val="%5."/>
      <w:lvlJc w:val="left"/>
      <w:pPr>
        <w:ind w:left="5368" w:hanging="360"/>
      </w:pPr>
    </w:lvl>
    <w:lvl w:ilvl="5" w:tplc="0409001B" w:tentative="1">
      <w:start w:val="1"/>
      <w:numFmt w:val="lowerRoman"/>
      <w:lvlText w:val="%6."/>
      <w:lvlJc w:val="right"/>
      <w:pPr>
        <w:ind w:left="6088" w:hanging="180"/>
      </w:pPr>
    </w:lvl>
    <w:lvl w:ilvl="6" w:tplc="0409000F" w:tentative="1">
      <w:start w:val="1"/>
      <w:numFmt w:val="decimal"/>
      <w:lvlText w:val="%7."/>
      <w:lvlJc w:val="left"/>
      <w:pPr>
        <w:ind w:left="6808" w:hanging="360"/>
      </w:pPr>
    </w:lvl>
    <w:lvl w:ilvl="7" w:tplc="04090019" w:tentative="1">
      <w:start w:val="1"/>
      <w:numFmt w:val="lowerLetter"/>
      <w:lvlText w:val="%8."/>
      <w:lvlJc w:val="left"/>
      <w:pPr>
        <w:ind w:left="7528" w:hanging="360"/>
      </w:pPr>
    </w:lvl>
    <w:lvl w:ilvl="8" w:tplc="0409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132" w15:restartNumberingAfterBreak="0">
    <w:nsid w:val="35D84DB2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36052992"/>
    <w:multiLevelType w:val="hybridMultilevel"/>
    <w:tmpl w:val="EDB02E4E"/>
    <w:lvl w:ilvl="0" w:tplc="BAB402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36B909C8"/>
    <w:multiLevelType w:val="hybridMultilevel"/>
    <w:tmpl w:val="0D6E84B8"/>
    <w:lvl w:ilvl="0" w:tplc="B822A17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5" w15:restartNumberingAfterBreak="0">
    <w:nsid w:val="36BB66B7"/>
    <w:multiLevelType w:val="hybridMultilevel"/>
    <w:tmpl w:val="9F6802C4"/>
    <w:lvl w:ilvl="0" w:tplc="04090011">
      <w:start w:val="1"/>
      <w:numFmt w:val="decimal"/>
      <w:lvlText w:val="%1)"/>
      <w:lvlJc w:val="left"/>
      <w:pPr>
        <w:ind w:left="1373" w:hanging="360"/>
      </w:pPr>
    </w:lvl>
    <w:lvl w:ilvl="1" w:tplc="04090019" w:tentative="1">
      <w:start w:val="1"/>
      <w:numFmt w:val="lowerLetter"/>
      <w:lvlText w:val="%2."/>
      <w:lvlJc w:val="left"/>
      <w:pPr>
        <w:ind w:left="2093" w:hanging="360"/>
      </w:pPr>
    </w:lvl>
    <w:lvl w:ilvl="2" w:tplc="0409001B" w:tentative="1">
      <w:start w:val="1"/>
      <w:numFmt w:val="lowerRoman"/>
      <w:lvlText w:val="%3."/>
      <w:lvlJc w:val="right"/>
      <w:pPr>
        <w:ind w:left="2813" w:hanging="180"/>
      </w:pPr>
    </w:lvl>
    <w:lvl w:ilvl="3" w:tplc="0409000F" w:tentative="1">
      <w:start w:val="1"/>
      <w:numFmt w:val="decimal"/>
      <w:lvlText w:val="%4."/>
      <w:lvlJc w:val="left"/>
      <w:pPr>
        <w:ind w:left="3533" w:hanging="360"/>
      </w:pPr>
    </w:lvl>
    <w:lvl w:ilvl="4" w:tplc="04090019" w:tentative="1">
      <w:start w:val="1"/>
      <w:numFmt w:val="lowerLetter"/>
      <w:lvlText w:val="%5."/>
      <w:lvlJc w:val="left"/>
      <w:pPr>
        <w:ind w:left="4253" w:hanging="360"/>
      </w:pPr>
    </w:lvl>
    <w:lvl w:ilvl="5" w:tplc="0409001B" w:tentative="1">
      <w:start w:val="1"/>
      <w:numFmt w:val="lowerRoman"/>
      <w:lvlText w:val="%6."/>
      <w:lvlJc w:val="right"/>
      <w:pPr>
        <w:ind w:left="4973" w:hanging="180"/>
      </w:pPr>
    </w:lvl>
    <w:lvl w:ilvl="6" w:tplc="0409000F" w:tentative="1">
      <w:start w:val="1"/>
      <w:numFmt w:val="decimal"/>
      <w:lvlText w:val="%7."/>
      <w:lvlJc w:val="left"/>
      <w:pPr>
        <w:ind w:left="5693" w:hanging="360"/>
      </w:pPr>
    </w:lvl>
    <w:lvl w:ilvl="7" w:tplc="04090019" w:tentative="1">
      <w:start w:val="1"/>
      <w:numFmt w:val="lowerLetter"/>
      <w:lvlText w:val="%8."/>
      <w:lvlJc w:val="left"/>
      <w:pPr>
        <w:ind w:left="6413" w:hanging="360"/>
      </w:pPr>
    </w:lvl>
    <w:lvl w:ilvl="8" w:tplc="0409001B" w:tentative="1">
      <w:start w:val="1"/>
      <w:numFmt w:val="lowerRoman"/>
      <w:lvlText w:val="%9."/>
      <w:lvlJc w:val="right"/>
      <w:pPr>
        <w:ind w:left="7133" w:hanging="180"/>
      </w:pPr>
    </w:lvl>
  </w:abstractNum>
  <w:abstractNum w:abstractNumId="136" w15:restartNumberingAfterBreak="0">
    <w:nsid w:val="36BB6F14"/>
    <w:multiLevelType w:val="multilevel"/>
    <w:tmpl w:val="3014F1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)"/>
      <w:lvlJc w:val="left"/>
      <w:pPr>
        <w:ind w:left="1980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3240" w:hanging="720"/>
      </w:pPr>
      <w:rPr>
        <w:rFonts w:hint="default"/>
        <w:b w:val="0"/>
      </w:rPr>
    </w:lvl>
    <w:lvl w:ilvl="3">
      <w:start w:val="1"/>
      <w:numFmt w:val="decimal"/>
      <w:lvlText w:val="%1.%2)%3.%4."/>
      <w:lvlJc w:val="left"/>
      <w:pPr>
        <w:ind w:left="4860" w:hanging="1080"/>
      </w:pPr>
      <w:rPr>
        <w:rFonts w:hint="default"/>
        <w:b w:val="0"/>
      </w:rPr>
    </w:lvl>
    <w:lvl w:ilvl="4">
      <w:start w:val="1"/>
      <w:numFmt w:val="decimal"/>
      <w:lvlText w:val="%1.%2)%3.%4.%5."/>
      <w:lvlJc w:val="left"/>
      <w:pPr>
        <w:ind w:left="6120" w:hanging="1080"/>
      </w:pPr>
      <w:rPr>
        <w:rFonts w:hint="default"/>
        <w:b w:val="0"/>
      </w:rPr>
    </w:lvl>
    <w:lvl w:ilvl="5">
      <w:start w:val="1"/>
      <w:numFmt w:val="decimal"/>
      <w:lvlText w:val="%1.%2)%3.%4.%5.%6."/>
      <w:lvlJc w:val="left"/>
      <w:pPr>
        <w:ind w:left="7740" w:hanging="1440"/>
      </w:pPr>
      <w:rPr>
        <w:rFonts w:hint="default"/>
        <w:b w:val="0"/>
      </w:rPr>
    </w:lvl>
    <w:lvl w:ilvl="6">
      <w:start w:val="1"/>
      <w:numFmt w:val="decimal"/>
      <w:lvlText w:val="%1.%2)%3.%4.%5.%6.%7."/>
      <w:lvlJc w:val="left"/>
      <w:pPr>
        <w:ind w:left="9360" w:hanging="1800"/>
      </w:pPr>
      <w:rPr>
        <w:rFonts w:hint="default"/>
        <w:b w:val="0"/>
      </w:rPr>
    </w:lvl>
    <w:lvl w:ilvl="7">
      <w:start w:val="1"/>
      <w:numFmt w:val="decimal"/>
      <w:lvlText w:val="%1.%2)%3.%4.%5.%6.%7.%8."/>
      <w:lvlJc w:val="left"/>
      <w:pPr>
        <w:ind w:left="10620" w:hanging="1800"/>
      </w:pPr>
      <w:rPr>
        <w:rFonts w:hint="default"/>
        <w:b w:val="0"/>
      </w:rPr>
    </w:lvl>
    <w:lvl w:ilvl="8">
      <w:start w:val="1"/>
      <w:numFmt w:val="decimal"/>
      <w:lvlText w:val="%1.%2)%3.%4.%5.%6.%7.%8.%9."/>
      <w:lvlJc w:val="left"/>
      <w:pPr>
        <w:ind w:left="12240" w:hanging="2160"/>
      </w:pPr>
      <w:rPr>
        <w:rFonts w:hint="default"/>
        <w:b w:val="0"/>
      </w:rPr>
    </w:lvl>
  </w:abstractNum>
  <w:abstractNum w:abstractNumId="137" w15:restartNumberingAfterBreak="0">
    <w:nsid w:val="36C738DA"/>
    <w:multiLevelType w:val="hybridMultilevel"/>
    <w:tmpl w:val="75000386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8" w15:restartNumberingAfterBreak="0">
    <w:nsid w:val="36F760AE"/>
    <w:multiLevelType w:val="hybridMultilevel"/>
    <w:tmpl w:val="C268C206"/>
    <w:lvl w:ilvl="0" w:tplc="285CAB6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37DD47DD"/>
    <w:multiLevelType w:val="multilevel"/>
    <w:tmpl w:val="26DE7C8A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eastAsia="TH SarabunPSK" w:hAnsi="TH SarabunPSK" w:cs="TH SarabunPSK"/>
      </w:rPr>
    </w:lvl>
    <w:lvl w:ilvl="1">
      <w:start w:val="2"/>
      <w:numFmt w:val="decimal"/>
      <w:isLgl/>
      <w:lvlText w:val="%1.%2"/>
      <w:lvlJc w:val="left"/>
      <w:pPr>
        <w:ind w:left="722" w:hanging="360"/>
      </w:pPr>
      <w:rPr>
        <w:rFonts w:cs="TH SarabunPSK" w:hint="default"/>
      </w:rPr>
    </w:lvl>
    <w:lvl w:ilvl="2">
      <w:start w:val="1"/>
      <w:numFmt w:val="decimal"/>
      <w:isLgl/>
      <w:lvlText w:val="%1.%2.%3"/>
      <w:lvlJc w:val="left"/>
      <w:pPr>
        <w:ind w:left="1084" w:hanging="720"/>
      </w:pPr>
      <w:rPr>
        <w:rFonts w:cs="TH SarabunPSK" w:hint="default"/>
      </w:rPr>
    </w:lvl>
    <w:lvl w:ilvl="3">
      <w:start w:val="1"/>
      <w:numFmt w:val="decimal"/>
      <w:isLgl/>
      <w:lvlText w:val="%1.%2.%3.%4"/>
      <w:lvlJc w:val="left"/>
      <w:pPr>
        <w:ind w:left="1086" w:hanging="720"/>
      </w:pPr>
      <w:rPr>
        <w:rFonts w:cs="TH SarabunPSK" w:hint="default"/>
      </w:rPr>
    </w:lvl>
    <w:lvl w:ilvl="4">
      <w:start w:val="1"/>
      <w:numFmt w:val="decimal"/>
      <w:isLgl/>
      <w:lvlText w:val="%1.%2.%3.%4.%5"/>
      <w:lvlJc w:val="left"/>
      <w:pPr>
        <w:ind w:left="1448" w:hanging="1080"/>
      </w:pPr>
      <w:rPr>
        <w:rFonts w:cs="TH SarabunPSK" w:hint="default"/>
      </w:rPr>
    </w:lvl>
    <w:lvl w:ilvl="5">
      <w:start w:val="1"/>
      <w:numFmt w:val="decimal"/>
      <w:isLgl/>
      <w:lvlText w:val="%1.%2.%3.%4.%5.%6"/>
      <w:lvlJc w:val="left"/>
      <w:pPr>
        <w:ind w:left="1450" w:hanging="1080"/>
      </w:pPr>
      <w:rPr>
        <w:rFonts w:cs="TH SarabunPSK" w:hint="default"/>
      </w:rPr>
    </w:lvl>
    <w:lvl w:ilvl="6">
      <w:start w:val="1"/>
      <w:numFmt w:val="decimal"/>
      <w:isLgl/>
      <w:lvlText w:val="%1.%2.%3.%4.%5.%6.%7"/>
      <w:lvlJc w:val="left"/>
      <w:pPr>
        <w:ind w:left="1812" w:hanging="1440"/>
      </w:pPr>
      <w:rPr>
        <w:rFonts w:cs="TH SarabunPSK" w:hint="default"/>
      </w:rPr>
    </w:lvl>
    <w:lvl w:ilvl="7">
      <w:start w:val="1"/>
      <w:numFmt w:val="decimal"/>
      <w:isLgl/>
      <w:lvlText w:val="%1.%2.%3.%4.%5.%6.%7.%8"/>
      <w:lvlJc w:val="left"/>
      <w:pPr>
        <w:ind w:left="1814" w:hanging="1440"/>
      </w:pPr>
      <w:rPr>
        <w:rFonts w:cs="TH SarabunPSK" w:hint="default"/>
      </w:rPr>
    </w:lvl>
    <w:lvl w:ilvl="8">
      <w:start w:val="1"/>
      <w:numFmt w:val="decimal"/>
      <w:isLgl/>
      <w:lvlText w:val="%1.%2.%3.%4.%5.%6.%7.%8.%9"/>
      <w:lvlJc w:val="left"/>
      <w:pPr>
        <w:ind w:left="2176" w:hanging="1800"/>
      </w:pPr>
      <w:rPr>
        <w:rFonts w:cs="TH SarabunPSK" w:hint="default"/>
      </w:rPr>
    </w:lvl>
  </w:abstractNum>
  <w:abstractNum w:abstractNumId="140" w15:restartNumberingAfterBreak="0">
    <w:nsid w:val="38154828"/>
    <w:multiLevelType w:val="hybridMultilevel"/>
    <w:tmpl w:val="831C2BF8"/>
    <w:lvl w:ilvl="0" w:tplc="05C0E722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1" w15:restartNumberingAfterBreak="0">
    <w:nsid w:val="38CB0279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38F13093"/>
    <w:multiLevelType w:val="hybridMultilevel"/>
    <w:tmpl w:val="F45C1856"/>
    <w:lvl w:ilvl="0" w:tplc="BEC4E95C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3" w15:restartNumberingAfterBreak="0">
    <w:nsid w:val="39D314D2"/>
    <w:multiLevelType w:val="hybridMultilevel"/>
    <w:tmpl w:val="995CCA60"/>
    <w:lvl w:ilvl="0" w:tplc="1012D382">
      <w:start w:val="1"/>
      <w:numFmt w:val="decimal"/>
      <w:suff w:val="space"/>
      <w:lvlText w:val="10.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4" w15:restartNumberingAfterBreak="0">
    <w:nsid w:val="3AA34FE8"/>
    <w:multiLevelType w:val="hybridMultilevel"/>
    <w:tmpl w:val="83F00746"/>
    <w:lvl w:ilvl="0" w:tplc="E33E81E4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5" w15:restartNumberingAfterBreak="0">
    <w:nsid w:val="3BEC12FA"/>
    <w:multiLevelType w:val="hybridMultilevel"/>
    <w:tmpl w:val="F62237B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6" w15:restartNumberingAfterBreak="0">
    <w:nsid w:val="3C7811D2"/>
    <w:multiLevelType w:val="multilevel"/>
    <w:tmpl w:val="E5E28BE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47" w15:restartNumberingAfterBreak="0">
    <w:nsid w:val="3C8151A7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8" w15:restartNumberingAfterBreak="0">
    <w:nsid w:val="3C8A42B3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9" w15:restartNumberingAfterBreak="0">
    <w:nsid w:val="3D9C4B3D"/>
    <w:multiLevelType w:val="multilevel"/>
    <w:tmpl w:val="EB8A8D0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4.%5)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suff w:val="space"/>
      <w:lvlText w:val="%4.%5.%6)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50" w15:restartNumberingAfterBreak="0">
    <w:nsid w:val="3DF81C8F"/>
    <w:multiLevelType w:val="multilevel"/>
    <w:tmpl w:val="FD58DA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1" w15:restartNumberingAfterBreak="0">
    <w:nsid w:val="3E2D05AF"/>
    <w:multiLevelType w:val="hybridMultilevel"/>
    <w:tmpl w:val="6008B1D8"/>
    <w:lvl w:ilvl="0" w:tplc="3DB2518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3E504F07"/>
    <w:multiLevelType w:val="hybridMultilevel"/>
    <w:tmpl w:val="A9DAB0DA"/>
    <w:lvl w:ilvl="0" w:tplc="34749B7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3ED06D00"/>
    <w:multiLevelType w:val="hybridMultilevel"/>
    <w:tmpl w:val="A1560F98"/>
    <w:lvl w:ilvl="0" w:tplc="BD9CB8C6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  <w:lang w:bidi="th-TH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3F5F6B89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3F90304A"/>
    <w:multiLevelType w:val="hybridMultilevel"/>
    <w:tmpl w:val="0602B93C"/>
    <w:lvl w:ilvl="0" w:tplc="C55612D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40985B5B"/>
    <w:multiLevelType w:val="hybridMultilevel"/>
    <w:tmpl w:val="A52AB02A"/>
    <w:lvl w:ilvl="0" w:tplc="EF96F0DA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color w:val="auto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40AF4A00"/>
    <w:multiLevelType w:val="multilevel"/>
    <w:tmpl w:val="BFE6891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864" w:hanging="864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)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)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8" w15:restartNumberingAfterBreak="0">
    <w:nsid w:val="411868B8"/>
    <w:multiLevelType w:val="hybridMultilevel"/>
    <w:tmpl w:val="4CF01F20"/>
    <w:lvl w:ilvl="0" w:tplc="9E221FB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41A51E32"/>
    <w:multiLevelType w:val="hybridMultilevel"/>
    <w:tmpl w:val="91F8674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0" w15:restartNumberingAfterBreak="0">
    <w:nsid w:val="41B90667"/>
    <w:multiLevelType w:val="multilevel"/>
    <w:tmpl w:val="70BAFAF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1" w15:restartNumberingAfterBreak="0">
    <w:nsid w:val="41BF7576"/>
    <w:multiLevelType w:val="hybridMultilevel"/>
    <w:tmpl w:val="83ACEBB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2" w15:restartNumberingAfterBreak="0">
    <w:nsid w:val="42E176B4"/>
    <w:multiLevelType w:val="hybridMultilevel"/>
    <w:tmpl w:val="DBD2B4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3" w15:restartNumberingAfterBreak="0">
    <w:nsid w:val="43E14058"/>
    <w:multiLevelType w:val="hybridMultilevel"/>
    <w:tmpl w:val="367E078A"/>
    <w:lvl w:ilvl="0" w:tplc="B75CF06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4465237C"/>
    <w:multiLevelType w:val="hybridMultilevel"/>
    <w:tmpl w:val="004499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45160F23"/>
    <w:multiLevelType w:val="hybridMultilevel"/>
    <w:tmpl w:val="E3361594"/>
    <w:lvl w:ilvl="0" w:tplc="0DD4BC8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45DE2392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460B56C7"/>
    <w:multiLevelType w:val="hybridMultilevel"/>
    <w:tmpl w:val="27B818F6"/>
    <w:lvl w:ilvl="0" w:tplc="F61A0152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8" w15:restartNumberingAfterBreak="0">
    <w:nsid w:val="46E62710"/>
    <w:multiLevelType w:val="hybridMultilevel"/>
    <w:tmpl w:val="9BDCC28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9" w15:restartNumberingAfterBreak="0">
    <w:nsid w:val="47053FEC"/>
    <w:multiLevelType w:val="hybridMultilevel"/>
    <w:tmpl w:val="F9F82FB4"/>
    <w:lvl w:ilvl="0" w:tplc="AB98763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0" w15:restartNumberingAfterBreak="0">
    <w:nsid w:val="47066543"/>
    <w:multiLevelType w:val="hybridMultilevel"/>
    <w:tmpl w:val="F3A6A854"/>
    <w:lvl w:ilvl="0" w:tplc="0EE6D75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473864B4"/>
    <w:multiLevelType w:val="multilevel"/>
    <w:tmpl w:val="CF3E117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  <w:color w:val="auto"/>
        <w:lang w:bidi="th-TH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2" w15:restartNumberingAfterBreak="0">
    <w:nsid w:val="48B879F6"/>
    <w:multiLevelType w:val="hybridMultilevel"/>
    <w:tmpl w:val="5A5E62FA"/>
    <w:lvl w:ilvl="0" w:tplc="822A09C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48F4717C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4A64148F"/>
    <w:multiLevelType w:val="multilevel"/>
    <w:tmpl w:val="E682BF28"/>
    <w:lvl w:ilvl="0">
      <w:start w:val="4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98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77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062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1880" w:hanging="1800"/>
      </w:pPr>
      <w:rPr>
        <w:rFonts w:hint="default"/>
      </w:rPr>
    </w:lvl>
  </w:abstractNum>
  <w:abstractNum w:abstractNumId="175" w15:restartNumberingAfterBreak="0">
    <w:nsid w:val="4A7C2F0E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612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76" w15:restartNumberingAfterBreak="0">
    <w:nsid w:val="4AE626FD"/>
    <w:multiLevelType w:val="hybridMultilevel"/>
    <w:tmpl w:val="FC2E0FD0"/>
    <w:lvl w:ilvl="0" w:tplc="50509C56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4AF021F0"/>
    <w:multiLevelType w:val="hybridMultilevel"/>
    <w:tmpl w:val="500AF22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8" w15:restartNumberingAfterBreak="0">
    <w:nsid w:val="4AFD1E28"/>
    <w:multiLevelType w:val="hybridMultilevel"/>
    <w:tmpl w:val="26E81DF6"/>
    <w:lvl w:ilvl="0" w:tplc="B23C3936">
      <w:start w:val="1"/>
      <w:numFmt w:val="decimal"/>
      <w:suff w:val="space"/>
      <w:lvlText w:val="1.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9" w15:restartNumberingAfterBreak="0">
    <w:nsid w:val="4BF24807"/>
    <w:multiLevelType w:val="hybridMultilevel"/>
    <w:tmpl w:val="8312BD26"/>
    <w:lvl w:ilvl="0" w:tplc="F29029C6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  <w:lang w:bidi="th-TH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4C3E32FF"/>
    <w:multiLevelType w:val="hybridMultilevel"/>
    <w:tmpl w:val="1744E562"/>
    <w:lvl w:ilvl="0" w:tplc="B29C985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1" w15:restartNumberingAfterBreak="0">
    <w:nsid w:val="4C5F1D76"/>
    <w:multiLevelType w:val="hybridMultilevel"/>
    <w:tmpl w:val="AC34B232"/>
    <w:lvl w:ilvl="0" w:tplc="CAC6AEF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4D23020F"/>
    <w:multiLevelType w:val="hybridMultilevel"/>
    <w:tmpl w:val="E47CEEF4"/>
    <w:lvl w:ilvl="0" w:tplc="AFA6FEA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4E4157D1"/>
    <w:multiLevelType w:val="multilevel"/>
    <w:tmpl w:val="785242D2"/>
    <w:lvl w:ilvl="0">
      <w:start w:val="1"/>
      <w:numFmt w:val="decimal"/>
      <w:suff w:val="space"/>
      <w:lvlText w:val="4.5.%1)"/>
      <w:lvlJc w:val="left"/>
      <w:pPr>
        <w:ind w:left="54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4EED1926"/>
    <w:multiLevelType w:val="hybridMultilevel"/>
    <w:tmpl w:val="218AFB14"/>
    <w:lvl w:ilvl="0" w:tplc="B0E00A8C">
      <w:start w:val="3"/>
      <w:numFmt w:val="bullet"/>
      <w:suff w:val="space"/>
      <w:lvlText w:val="-"/>
      <w:lvlJc w:val="left"/>
      <w:pPr>
        <w:ind w:left="2880" w:hanging="360"/>
      </w:pPr>
      <w:rPr>
        <w:rFonts w:ascii="TH SarabunPSK" w:eastAsia="Times New Roman" w:hAnsi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5" w15:restartNumberingAfterBreak="0">
    <w:nsid w:val="4F025427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4F0A099A"/>
    <w:multiLevelType w:val="multilevel"/>
    <w:tmpl w:val="70BAFAF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7" w15:restartNumberingAfterBreak="0">
    <w:nsid w:val="4F1A6E43"/>
    <w:multiLevelType w:val="hybridMultilevel"/>
    <w:tmpl w:val="768A13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8" w15:restartNumberingAfterBreak="0">
    <w:nsid w:val="4FB10272"/>
    <w:multiLevelType w:val="multilevel"/>
    <w:tmpl w:val="FF761A98"/>
    <w:lvl w:ilvl="0">
      <w:start w:val="3"/>
      <w:numFmt w:val="decimal"/>
      <w:lvlText w:val="%1"/>
      <w:lvlJc w:val="left"/>
      <w:pPr>
        <w:ind w:left="360" w:hanging="360"/>
      </w:pPr>
      <w:rPr>
        <w:rFonts w:ascii="TH SarabunPSK" w:eastAsia="TH SarabunPSK" w:hAnsi="TH SarabunPSK" w:cs="TH SarabunPSK" w:hint="default"/>
        <w:color w:val="0000FF"/>
        <w:u w:val="single"/>
      </w:rPr>
    </w:lvl>
    <w:lvl w:ilvl="1">
      <w:start w:val="4"/>
      <w:numFmt w:val="decimal"/>
      <w:lvlText w:val="%1-%2"/>
      <w:lvlJc w:val="left"/>
      <w:pPr>
        <w:ind w:left="862" w:hanging="720"/>
      </w:pPr>
      <w:rPr>
        <w:rFonts w:ascii="TH SarabunPSK" w:eastAsia="TH SarabunPSK" w:hAnsi="TH SarabunPSK" w:cs="TH SarabunPSK" w:hint="default"/>
        <w:color w:val="0000FF"/>
        <w:u w:val="single"/>
      </w:rPr>
    </w:lvl>
    <w:lvl w:ilvl="2">
      <w:start w:val="1"/>
      <w:numFmt w:val="decimal"/>
      <w:lvlText w:val="%1-%2.%3"/>
      <w:lvlJc w:val="left"/>
      <w:pPr>
        <w:ind w:left="1004" w:hanging="720"/>
      </w:pPr>
      <w:rPr>
        <w:rFonts w:ascii="TH SarabunPSK" w:eastAsia="TH SarabunPSK" w:hAnsi="TH SarabunPSK" w:cs="TH SarabunPSK" w:hint="default"/>
        <w:color w:val="0000FF"/>
        <w:u w:val="single"/>
      </w:rPr>
    </w:lvl>
    <w:lvl w:ilvl="3">
      <w:start w:val="1"/>
      <w:numFmt w:val="decimal"/>
      <w:lvlText w:val="%1-%2.%3.%4"/>
      <w:lvlJc w:val="left"/>
      <w:pPr>
        <w:ind w:left="1506" w:hanging="1080"/>
      </w:pPr>
      <w:rPr>
        <w:rFonts w:ascii="TH SarabunPSK" w:eastAsia="TH SarabunPSK" w:hAnsi="TH SarabunPSK" w:cs="TH SarabunPSK" w:hint="default"/>
        <w:color w:val="0000FF"/>
        <w:u w:val="single"/>
      </w:rPr>
    </w:lvl>
    <w:lvl w:ilvl="4">
      <w:start w:val="1"/>
      <w:numFmt w:val="decimal"/>
      <w:lvlText w:val="%1-%2.%3.%4.%5"/>
      <w:lvlJc w:val="left"/>
      <w:pPr>
        <w:ind w:left="2008" w:hanging="1440"/>
      </w:pPr>
      <w:rPr>
        <w:rFonts w:ascii="TH SarabunPSK" w:eastAsia="TH SarabunPSK" w:hAnsi="TH SarabunPSK" w:cs="TH SarabunPSK" w:hint="default"/>
        <w:color w:val="0000FF"/>
        <w:u w:val="single"/>
      </w:rPr>
    </w:lvl>
    <w:lvl w:ilvl="5">
      <w:start w:val="1"/>
      <w:numFmt w:val="decimal"/>
      <w:lvlText w:val="%1-%2.%3.%4.%5.%6"/>
      <w:lvlJc w:val="left"/>
      <w:pPr>
        <w:ind w:left="2510" w:hanging="1800"/>
      </w:pPr>
      <w:rPr>
        <w:rFonts w:ascii="TH SarabunPSK" w:eastAsia="TH SarabunPSK" w:hAnsi="TH SarabunPSK" w:cs="TH SarabunPSK" w:hint="default"/>
        <w:color w:val="0000FF"/>
        <w:u w:val="single"/>
      </w:rPr>
    </w:lvl>
    <w:lvl w:ilvl="6">
      <w:start w:val="1"/>
      <w:numFmt w:val="decimal"/>
      <w:lvlText w:val="%1-%2.%3.%4.%5.%6.%7"/>
      <w:lvlJc w:val="left"/>
      <w:pPr>
        <w:ind w:left="2652" w:hanging="1800"/>
      </w:pPr>
      <w:rPr>
        <w:rFonts w:ascii="TH SarabunPSK" w:eastAsia="TH SarabunPSK" w:hAnsi="TH SarabunPSK" w:cs="TH SarabunPSK" w:hint="default"/>
        <w:color w:val="0000FF"/>
        <w:u w:val="single"/>
      </w:rPr>
    </w:lvl>
    <w:lvl w:ilvl="7">
      <w:start w:val="1"/>
      <w:numFmt w:val="decimal"/>
      <w:lvlText w:val="%1-%2.%3.%4.%5.%6.%7.%8"/>
      <w:lvlJc w:val="left"/>
      <w:pPr>
        <w:ind w:left="3154" w:hanging="2160"/>
      </w:pPr>
      <w:rPr>
        <w:rFonts w:ascii="TH SarabunPSK" w:eastAsia="TH SarabunPSK" w:hAnsi="TH SarabunPSK" w:cs="TH SarabunPSK" w:hint="default"/>
        <w:color w:val="0000FF"/>
        <w:u w:val="single"/>
      </w:rPr>
    </w:lvl>
    <w:lvl w:ilvl="8">
      <w:start w:val="1"/>
      <w:numFmt w:val="decimal"/>
      <w:lvlText w:val="%1-%2.%3.%4.%5.%6.%7.%8.%9"/>
      <w:lvlJc w:val="left"/>
      <w:pPr>
        <w:ind w:left="3656" w:hanging="2520"/>
      </w:pPr>
      <w:rPr>
        <w:rFonts w:ascii="TH SarabunPSK" w:eastAsia="TH SarabunPSK" w:hAnsi="TH SarabunPSK" w:cs="TH SarabunPSK" w:hint="default"/>
        <w:color w:val="0000FF"/>
        <w:u w:val="single"/>
      </w:rPr>
    </w:lvl>
  </w:abstractNum>
  <w:abstractNum w:abstractNumId="189" w15:restartNumberingAfterBreak="0">
    <w:nsid w:val="502D0C5F"/>
    <w:multiLevelType w:val="hybridMultilevel"/>
    <w:tmpl w:val="7A14BE62"/>
    <w:lvl w:ilvl="0" w:tplc="BAC0DE52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 w15:restartNumberingAfterBreak="0">
    <w:nsid w:val="5071480D"/>
    <w:multiLevelType w:val="hybridMultilevel"/>
    <w:tmpl w:val="E2C0674A"/>
    <w:lvl w:ilvl="0" w:tplc="F3F49AEC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1" w15:restartNumberingAfterBreak="0">
    <w:nsid w:val="50BB5B4C"/>
    <w:multiLevelType w:val="hybridMultilevel"/>
    <w:tmpl w:val="7F9CE142"/>
    <w:lvl w:ilvl="0" w:tplc="A1F82C5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2" w15:restartNumberingAfterBreak="0">
    <w:nsid w:val="51E74B69"/>
    <w:multiLevelType w:val="multilevel"/>
    <w:tmpl w:val="3F02B6AE"/>
    <w:lvl w:ilvl="0">
      <w:start w:val="4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93" w15:restartNumberingAfterBreak="0">
    <w:nsid w:val="520F6175"/>
    <w:multiLevelType w:val="hybridMultilevel"/>
    <w:tmpl w:val="83ACEB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4" w15:restartNumberingAfterBreak="0">
    <w:nsid w:val="52EC7D14"/>
    <w:multiLevelType w:val="multilevel"/>
    <w:tmpl w:val="90AA51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3.3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95" w15:restartNumberingAfterBreak="0">
    <w:nsid w:val="542276D3"/>
    <w:multiLevelType w:val="hybridMultilevel"/>
    <w:tmpl w:val="87124AC4"/>
    <w:lvl w:ilvl="0" w:tplc="AD3C6308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6" w15:restartNumberingAfterBreak="0">
    <w:nsid w:val="54F4634E"/>
    <w:multiLevelType w:val="hybridMultilevel"/>
    <w:tmpl w:val="F272C1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7" w15:restartNumberingAfterBreak="0">
    <w:nsid w:val="55585BBB"/>
    <w:multiLevelType w:val="hybridMultilevel"/>
    <w:tmpl w:val="38E2C342"/>
    <w:lvl w:ilvl="0" w:tplc="4174905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565E1A9F"/>
    <w:multiLevelType w:val="multilevel"/>
    <w:tmpl w:val="75BC2E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99" w15:restartNumberingAfterBreak="0">
    <w:nsid w:val="56704D0B"/>
    <w:multiLevelType w:val="hybridMultilevel"/>
    <w:tmpl w:val="FB8A6C0C"/>
    <w:lvl w:ilvl="0" w:tplc="337ED96E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0" w15:restartNumberingAfterBreak="0">
    <w:nsid w:val="56D2772B"/>
    <w:multiLevelType w:val="hybridMultilevel"/>
    <w:tmpl w:val="A6349500"/>
    <w:lvl w:ilvl="0" w:tplc="8D068214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1" w15:restartNumberingAfterBreak="0">
    <w:nsid w:val="571B7391"/>
    <w:multiLevelType w:val="hybridMultilevel"/>
    <w:tmpl w:val="B810C83E"/>
    <w:lvl w:ilvl="0" w:tplc="55422018">
      <w:start w:val="1"/>
      <w:numFmt w:val="decimal"/>
      <w:suff w:val="space"/>
      <w:lvlText w:val="10.2.%1)"/>
      <w:lvlJc w:val="left"/>
      <w:pPr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 w15:restartNumberingAfterBreak="0">
    <w:nsid w:val="58F742FC"/>
    <w:multiLevelType w:val="multilevel"/>
    <w:tmpl w:val="8B7A569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864" w:hanging="864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1.%2)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6%1.%2.%3)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3" w15:restartNumberingAfterBreak="0">
    <w:nsid w:val="592D60EB"/>
    <w:multiLevelType w:val="hybridMultilevel"/>
    <w:tmpl w:val="BD921B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 w15:restartNumberingAfterBreak="0">
    <w:nsid w:val="59F26568"/>
    <w:multiLevelType w:val="hybridMultilevel"/>
    <w:tmpl w:val="93AA6A96"/>
    <w:lvl w:ilvl="0" w:tplc="568E16C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5" w15:restartNumberingAfterBreak="0">
    <w:nsid w:val="5AA36461"/>
    <w:multiLevelType w:val="hybridMultilevel"/>
    <w:tmpl w:val="8AAC8000"/>
    <w:lvl w:ilvl="0" w:tplc="6346DCB4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6" w15:restartNumberingAfterBreak="0">
    <w:nsid w:val="5BE9304E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612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7" w15:restartNumberingAfterBreak="0">
    <w:nsid w:val="5C1144E1"/>
    <w:multiLevelType w:val="multilevel"/>
    <w:tmpl w:val="8B7A569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864" w:hanging="864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1.%2)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6%1.%2.%3)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8" w15:restartNumberingAfterBreak="0">
    <w:nsid w:val="5C9635E7"/>
    <w:multiLevelType w:val="hybridMultilevel"/>
    <w:tmpl w:val="8A043E36"/>
    <w:lvl w:ilvl="0" w:tplc="03DA0AC6">
      <w:start w:val="1"/>
      <w:numFmt w:val="decimal"/>
      <w:suff w:val="space"/>
      <w:lvlText w:val="5.4.%1)"/>
      <w:lvlJc w:val="left"/>
      <w:pPr>
        <w:ind w:left="720" w:hanging="360"/>
      </w:pPr>
      <w:rPr>
        <w:rFonts w:ascii="TH SarabunPSK" w:hAnsi="TH SarabunPSK" w:cs="TH SarabunPSK" w:hint="default"/>
        <w:i w:val="0"/>
        <w:iCs w:val="0"/>
        <w:color w:val="000000" w:themeColor="tex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 w15:restartNumberingAfterBreak="0">
    <w:nsid w:val="5D210A91"/>
    <w:multiLevelType w:val="hybridMultilevel"/>
    <w:tmpl w:val="9B0471EA"/>
    <w:lvl w:ilvl="0" w:tplc="3022EF7A">
      <w:start w:val="1"/>
      <w:numFmt w:val="decimal"/>
      <w:suff w:val="space"/>
      <w:lvlText w:val="1.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0" w15:restartNumberingAfterBreak="0">
    <w:nsid w:val="5DBF26BF"/>
    <w:multiLevelType w:val="hybridMultilevel"/>
    <w:tmpl w:val="B046F038"/>
    <w:lvl w:ilvl="0" w:tplc="8F5E9B26">
      <w:start w:val="1"/>
      <w:numFmt w:val="decimal"/>
      <w:suff w:val="space"/>
      <w:lvlText w:val="%1."/>
      <w:lvlJc w:val="left"/>
      <w:pPr>
        <w:ind w:left="2034" w:hanging="360"/>
      </w:pPr>
      <w:rPr>
        <w:rFonts w:ascii="TH SarabunPSK" w:eastAsiaTheme="majorEastAsia" w:hAnsi="TH SarabunPSK" w:cs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2754" w:hanging="360"/>
      </w:pPr>
    </w:lvl>
    <w:lvl w:ilvl="2" w:tplc="0409001B" w:tentative="1">
      <w:start w:val="1"/>
      <w:numFmt w:val="lowerRoman"/>
      <w:lvlText w:val="%3."/>
      <w:lvlJc w:val="right"/>
      <w:pPr>
        <w:ind w:left="3474" w:hanging="180"/>
      </w:pPr>
    </w:lvl>
    <w:lvl w:ilvl="3" w:tplc="0409000F" w:tentative="1">
      <w:start w:val="1"/>
      <w:numFmt w:val="decimal"/>
      <w:lvlText w:val="%4."/>
      <w:lvlJc w:val="left"/>
      <w:pPr>
        <w:ind w:left="4194" w:hanging="360"/>
      </w:pPr>
    </w:lvl>
    <w:lvl w:ilvl="4" w:tplc="04090019" w:tentative="1">
      <w:start w:val="1"/>
      <w:numFmt w:val="lowerLetter"/>
      <w:lvlText w:val="%5."/>
      <w:lvlJc w:val="left"/>
      <w:pPr>
        <w:ind w:left="4914" w:hanging="360"/>
      </w:pPr>
    </w:lvl>
    <w:lvl w:ilvl="5" w:tplc="0409001B" w:tentative="1">
      <w:start w:val="1"/>
      <w:numFmt w:val="lowerRoman"/>
      <w:lvlText w:val="%6."/>
      <w:lvlJc w:val="right"/>
      <w:pPr>
        <w:ind w:left="5634" w:hanging="180"/>
      </w:pPr>
    </w:lvl>
    <w:lvl w:ilvl="6" w:tplc="0409000F" w:tentative="1">
      <w:start w:val="1"/>
      <w:numFmt w:val="decimal"/>
      <w:lvlText w:val="%7."/>
      <w:lvlJc w:val="left"/>
      <w:pPr>
        <w:ind w:left="6354" w:hanging="360"/>
      </w:pPr>
    </w:lvl>
    <w:lvl w:ilvl="7" w:tplc="04090019" w:tentative="1">
      <w:start w:val="1"/>
      <w:numFmt w:val="lowerLetter"/>
      <w:lvlText w:val="%8."/>
      <w:lvlJc w:val="left"/>
      <w:pPr>
        <w:ind w:left="7074" w:hanging="360"/>
      </w:pPr>
    </w:lvl>
    <w:lvl w:ilvl="8" w:tplc="0409001B" w:tentative="1">
      <w:start w:val="1"/>
      <w:numFmt w:val="lowerRoman"/>
      <w:lvlText w:val="%9."/>
      <w:lvlJc w:val="right"/>
      <w:pPr>
        <w:ind w:left="7794" w:hanging="180"/>
      </w:pPr>
    </w:lvl>
  </w:abstractNum>
  <w:abstractNum w:abstractNumId="211" w15:restartNumberingAfterBreak="0">
    <w:nsid w:val="5F7D1990"/>
    <w:multiLevelType w:val="hybridMultilevel"/>
    <w:tmpl w:val="9FD4F86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2" w15:restartNumberingAfterBreak="0">
    <w:nsid w:val="5F811F3D"/>
    <w:multiLevelType w:val="hybridMultilevel"/>
    <w:tmpl w:val="9DBA8DBE"/>
    <w:lvl w:ilvl="0" w:tplc="C9ECE4A2">
      <w:start w:val="1"/>
      <w:numFmt w:val="decimal"/>
      <w:suff w:val="space"/>
      <w:lvlText w:val="5.%1)"/>
      <w:lvlJc w:val="left"/>
      <w:pPr>
        <w:ind w:left="720" w:hanging="360"/>
      </w:pPr>
      <w:rPr>
        <w:rFonts w:ascii="TH SarabunPSK" w:hAnsi="TH SarabunPSK" w:cs="TH SarabunPSK" w:hint="default"/>
        <w:i w:val="0"/>
        <w:iCs w:val="0"/>
        <w:color w:val="000000" w:themeColor="text1"/>
        <w:sz w:val="32"/>
        <w:szCs w:val="32"/>
      </w:rPr>
    </w:lvl>
    <w:lvl w:ilvl="1" w:tplc="8F263FB0">
      <w:start w:val="1"/>
      <w:numFmt w:val="decimal"/>
      <w:suff w:val="space"/>
      <w:lvlText w:val="5.%2)"/>
      <w:lvlJc w:val="left"/>
      <w:pPr>
        <w:ind w:left="720" w:hanging="360"/>
      </w:pPr>
      <w:rPr>
        <w:rFonts w:ascii="TH SarabunPSK" w:hAnsi="TH SarabunPSK" w:cs="TH SarabunPSK" w:hint="default"/>
        <w:i w:val="0"/>
        <w:iCs w:val="0"/>
        <w:color w:val="000000" w:themeColor="text1"/>
        <w:sz w:val="32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 w15:restartNumberingAfterBreak="0">
    <w:nsid w:val="608C2C8C"/>
    <w:multiLevelType w:val="hybridMultilevel"/>
    <w:tmpl w:val="E6C25E06"/>
    <w:lvl w:ilvl="0" w:tplc="7EBC958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4" w15:restartNumberingAfterBreak="0">
    <w:nsid w:val="60BE3277"/>
    <w:multiLevelType w:val="multilevel"/>
    <w:tmpl w:val="AE080E0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4.%4)"/>
      <w:lvlJc w:val="left"/>
      <w:pPr>
        <w:ind w:left="3240" w:hanging="1080"/>
      </w:pPr>
      <w:rPr>
        <w:rFonts w:hint="default"/>
        <w:b w:val="0"/>
        <w:bCs w:val="0"/>
        <w:sz w:val="32"/>
        <w:szCs w:val="32"/>
        <w:lang w:bidi="th-TH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15" w15:restartNumberingAfterBreak="0">
    <w:nsid w:val="60C23702"/>
    <w:multiLevelType w:val="hybridMultilevel"/>
    <w:tmpl w:val="DF7669E8"/>
    <w:lvl w:ilvl="0" w:tplc="76EE1EFE">
      <w:numFmt w:val="bullet"/>
      <w:lvlText w:val="-"/>
      <w:lvlJc w:val="left"/>
      <w:pPr>
        <w:ind w:left="720" w:hanging="360"/>
      </w:pPr>
      <w:rPr>
        <w:rFonts w:ascii="TH SarabunPSK" w:eastAsiaTheme="minorEastAsia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EE1EFE">
      <w:numFmt w:val="bullet"/>
      <w:lvlText w:val="-"/>
      <w:lvlJc w:val="left"/>
      <w:pPr>
        <w:ind w:left="2880" w:hanging="360"/>
      </w:pPr>
      <w:rPr>
        <w:rFonts w:ascii="TH SarabunPSK" w:eastAsiaTheme="minorEastAsia" w:hAnsi="TH SarabunPSK" w:cs="TH SarabunPSK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622A41C6"/>
    <w:multiLevelType w:val="hybridMultilevel"/>
    <w:tmpl w:val="433E0C9C"/>
    <w:lvl w:ilvl="0" w:tplc="A17CC0F0">
      <w:start w:val="4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7" w15:restartNumberingAfterBreak="0">
    <w:nsid w:val="628D7EBB"/>
    <w:multiLevelType w:val="hybridMultilevel"/>
    <w:tmpl w:val="C6F40A4E"/>
    <w:lvl w:ilvl="0" w:tplc="A4E8C180">
      <w:start w:val="3"/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8" w15:restartNumberingAfterBreak="0">
    <w:nsid w:val="63CF4948"/>
    <w:multiLevelType w:val="hybridMultilevel"/>
    <w:tmpl w:val="2652721E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9" w15:restartNumberingAfterBreak="0">
    <w:nsid w:val="65ED0DA7"/>
    <w:multiLevelType w:val="hybridMultilevel"/>
    <w:tmpl w:val="6866A844"/>
    <w:lvl w:ilvl="0" w:tplc="5980208E">
      <w:start w:val="1"/>
      <w:numFmt w:val="decimal"/>
      <w:suff w:val="space"/>
      <w:lvlText w:val="%1."/>
      <w:lvlJc w:val="left"/>
      <w:pPr>
        <w:ind w:left="1069" w:hanging="360"/>
      </w:pPr>
      <w:rPr>
        <w:rFonts w:ascii="TH SarabunPSK" w:eastAsia="TH SarabunPSK" w:hAnsi="TH SarabunPSK" w:cs="TH SarabunPSK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0" w15:restartNumberingAfterBreak="0">
    <w:nsid w:val="660E04BD"/>
    <w:multiLevelType w:val="multilevel"/>
    <w:tmpl w:val="1480CB40"/>
    <w:lvl w:ilvl="0">
      <w:start w:val="1"/>
      <w:numFmt w:val="decimal"/>
      <w:lvlText w:val="%1"/>
      <w:lvlJc w:val="left"/>
      <w:pPr>
        <w:tabs>
          <w:tab w:val="num" w:pos="690"/>
        </w:tabs>
        <w:ind w:left="690" w:hanging="690"/>
      </w:pPr>
      <w:rPr>
        <w:rFonts w:hint="default"/>
        <w:b/>
        <w:bCs/>
      </w:rPr>
    </w:lvl>
    <w:lvl w:ilvl="1">
      <w:start w:val="2"/>
      <w:numFmt w:val="decimal"/>
      <w:lvlText w:val="%1.%2"/>
      <w:lvlJc w:val="left"/>
      <w:pPr>
        <w:tabs>
          <w:tab w:val="num" w:pos="1927"/>
        </w:tabs>
        <w:ind w:left="1927" w:hanging="690"/>
      </w:pPr>
      <w:rPr>
        <w:rFonts w:hint="default"/>
        <w:b/>
        <w:bCs/>
      </w:rPr>
    </w:lvl>
    <w:lvl w:ilvl="2">
      <w:start w:val="4"/>
      <w:numFmt w:val="decimal"/>
      <w:suff w:val="space"/>
      <w:lvlText w:val="%1.%2.%3"/>
      <w:lvlJc w:val="left"/>
      <w:pPr>
        <w:ind w:left="3194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tabs>
          <w:tab w:val="num" w:pos="4791"/>
        </w:tabs>
        <w:ind w:left="4791" w:hanging="1080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tabs>
          <w:tab w:val="num" w:pos="6028"/>
        </w:tabs>
        <w:ind w:left="6028" w:hanging="1080"/>
      </w:pPr>
      <w:rPr>
        <w:rFonts w:hint="default"/>
        <w:b/>
        <w:bCs/>
      </w:rPr>
    </w:lvl>
    <w:lvl w:ilvl="5">
      <w:start w:val="1"/>
      <w:numFmt w:val="decimal"/>
      <w:lvlText w:val="%1.%2.%3.%4.%5.%6"/>
      <w:lvlJc w:val="left"/>
      <w:pPr>
        <w:tabs>
          <w:tab w:val="num" w:pos="7625"/>
        </w:tabs>
        <w:ind w:left="7625" w:hanging="1440"/>
      </w:pPr>
      <w:rPr>
        <w:rFonts w:hint="default"/>
        <w:b/>
        <w:bCs/>
      </w:rPr>
    </w:lvl>
    <w:lvl w:ilvl="6">
      <w:start w:val="1"/>
      <w:numFmt w:val="decimal"/>
      <w:lvlText w:val="%1.%2.%3.%4.%5.%6.%7"/>
      <w:lvlJc w:val="left"/>
      <w:pPr>
        <w:tabs>
          <w:tab w:val="num" w:pos="8862"/>
        </w:tabs>
        <w:ind w:left="8862" w:hanging="1440"/>
      </w:pPr>
      <w:rPr>
        <w:rFonts w:hint="default"/>
        <w:b/>
        <w:bCs/>
      </w:rPr>
    </w:lvl>
    <w:lvl w:ilvl="7">
      <w:start w:val="1"/>
      <w:numFmt w:val="decimal"/>
      <w:lvlText w:val="%1.%2.%3.%4.%5.%6.%7.%8"/>
      <w:lvlJc w:val="left"/>
      <w:pPr>
        <w:tabs>
          <w:tab w:val="num" w:pos="10459"/>
        </w:tabs>
        <w:ind w:left="10459" w:hanging="1800"/>
      </w:pPr>
      <w:rPr>
        <w:rFonts w:hint="default"/>
        <w:b/>
        <w:bCs/>
      </w:rPr>
    </w:lvl>
    <w:lvl w:ilvl="8">
      <w:start w:val="1"/>
      <w:numFmt w:val="decimal"/>
      <w:lvlText w:val="%1.%2.%3.%4.%5.%6.%7.%8.%9"/>
      <w:lvlJc w:val="left"/>
      <w:pPr>
        <w:tabs>
          <w:tab w:val="num" w:pos="12056"/>
        </w:tabs>
        <w:ind w:left="12056" w:hanging="2160"/>
      </w:pPr>
      <w:rPr>
        <w:rFonts w:hint="default"/>
        <w:b/>
        <w:bCs/>
      </w:rPr>
    </w:lvl>
  </w:abstractNum>
  <w:abstractNum w:abstractNumId="221" w15:restartNumberingAfterBreak="0">
    <w:nsid w:val="661169A0"/>
    <w:multiLevelType w:val="multilevel"/>
    <w:tmpl w:val="C1B84F2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222" w15:restartNumberingAfterBreak="0">
    <w:nsid w:val="66482F80"/>
    <w:multiLevelType w:val="hybridMultilevel"/>
    <w:tmpl w:val="5066AE6E"/>
    <w:lvl w:ilvl="0" w:tplc="8F229BD2">
      <w:start w:val="1"/>
      <w:numFmt w:val="decimal"/>
      <w:suff w:val="space"/>
      <w:lvlText w:val="%1)"/>
      <w:lvlJc w:val="left"/>
      <w:pPr>
        <w:ind w:left="720" w:hanging="360"/>
      </w:pPr>
      <w:rPr>
        <w:rFonts w:ascii="TH SarabunPSK" w:hAnsi="TH SarabunPSK" w:cs="TH SarabunPSK" w:hint="default"/>
        <w:i w:val="0"/>
        <w:iCs w:val="0"/>
        <w:color w:val="000000" w:themeColor="tex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 w15:restartNumberingAfterBreak="0">
    <w:nsid w:val="675742B5"/>
    <w:multiLevelType w:val="hybridMultilevel"/>
    <w:tmpl w:val="75000386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4" w15:restartNumberingAfterBreak="0">
    <w:nsid w:val="67D348FE"/>
    <w:multiLevelType w:val="hybridMultilevel"/>
    <w:tmpl w:val="E4004F8E"/>
    <w:lvl w:ilvl="0" w:tplc="01F8BFF0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5" w15:restartNumberingAfterBreak="0">
    <w:nsid w:val="68B8268E"/>
    <w:multiLevelType w:val="hybridMultilevel"/>
    <w:tmpl w:val="9F6802C4"/>
    <w:lvl w:ilvl="0" w:tplc="04090011">
      <w:start w:val="1"/>
      <w:numFmt w:val="decimal"/>
      <w:lvlText w:val="%1)"/>
      <w:lvlJc w:val="left"/>
      <w:pPr>
        <w:ind w:left="1373" w:hanging="360"/>
      </w:pPr>
    </w:lvl>
    <w:lvl w:ilvl="1" w:tplc="04090019" w:tentative="1">
      <w:start w:val="1"/>
      <w:numFmt w:val="lowerLetter"/>
      <w:lvlText w:val="%2."/>
      <w:lvlJc w:val="left"/>
      <w:pPr>
        <w:ind w:left="2093" w:hanging="360"/>
      </w:pPr>
    </w:lvl>
    <w:lvl w:ilvl="2" w:tplc="0409001B" w:tentative="1">
      <w:start w:val="1"/>
      <w:numFmt w:val="lowerRoman"/>
      <w:lvlText w:val="%3."/>
      <w:lvlJc w:val="right"/>
      <w:pPr>
        <w:ind w:left="2813" w:hanging="180"/>
      </w:pPr>
    </w:lvl>
    <w:lvl w:ilvl="3" w:tplc="0409000F" w:tentative="1">
      <w:start w:val="1"/>
      <w:numFmt w:val="decimal"/>
      <w:lvlText w:val="%4."/>
      <w:lvlJc w:val="left"/>
      <w:pPr>
        <w:ind w:left="3533" w:hanging="360"/>
      </w:pPr>
    </w:lvl>
    <w:lvl w:ilvl="4" w:tplc="04090019" w:tentative="1">
      <w:start w:val="1"/>
      <w:numFmt w:val="lowerLetter"/>
      <w:lvlText w:val="%5."/>
      <w:lvlJc w:val="left"/>
      <w:pPr>
        <w:ind w:left="4253" w:hanging="360"/>
      </w:pPr>
    </w:lvl>
    <w:lvl w:ilvl="5" w:tplc="0409001B" w:tentative="1">
      <w:start w:val="1"/>
      <w:numFmt w:val="lowerRoman"/>
      <w:lvlText w:val="%6."/>
      <w:lvlJc w:val="right"/>
      <w:pPr>
        <w:ind w:left="4973" w:hanging="180"/>
      </w:pPr>
    </w:lvl>
    <w:lvl w:ilvl="6" w:tplc="0409000F" w:tentative="1">
      <w:start w:val="1"/>
      <w:numFmt w:val="decimal"/>
      <w:lvlText w:val="%7."/>
      <w:lvlJc w:val="left"/>
      <w:pPr>
        <w:ind w:left="5693" w:hanging="360"/>
      </w:pPr>
    </w:lvl>
    <w:lvl w:ilvl="7" w:tplc="04090019" w:tentative="1">
      <w:start w:val="1"/>
      <w:numFmt w:val="lowerLetter"/>
      <w:lvlText w:val="%8."/>
      <w:lvlJc w:val="left"/>
      <w:pPr>
        <w:ind w:left="6413" w:hanging="360"/>
      </w:pPr>
    </w:lvl>
    <w:lvl w:ilvl="8" w:tplc="0409001B" w:tentative="1">
      <w:start w:val="1"/>
      <w:numFmt w:val="lowerRoman"/>
      <w:lvlText w:val="%9."/>
      <w:lvlJc w:val="right"/>
      <w:pPr>
        <w:ind w:left="7133" w:hanging="180"/>
      </w:pPr>
    </w:lvl>
  </w:abstractNum>
  <w:abstractNum w:abstractNumId="226" w15:restartNumberingAfterBreak="0">
    <w:nsid w:val="692D2C97"/>
    <w:multiLevelType w:val="hybridMultilevel"/>
    <w:tmpl w:val="D0E20274"/>
    <w:lvl w:ilvl="0" w:tplc="C8F87264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7" w15:restartNumberingAfterBreak="0">
    <w:nsid w:val="69F81B33"/>
    <w:multiLevelType w:val="hybridMultilevel"/>
    <w:tmpl w:val="1F08E7FE"/>
    <w:lvl w:ilvl="0" w:tplc="561CF0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8" w15:restartNumberingAfterBreak="0">
    <w:nsid w:val="6B4331C2"/>
    <w:multiLevelType w:val="hybridMultilevel"/>
    <w:tmpl w:val="82C40D8A"/>
    <w:lvl w:ilvl="0" w:tplc="83ACDDDA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9" w15:restartNumberingAfterBreak="0">
    <w:nsid w:val="6BBF5EDF"/>
    <w:multiLevelType w:val="hybridMultilevel"/>
    <w:tmpl w:val="2F6A48D0"/>
    <w:lvl w:ilvl="0" w:tplc="A35A461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54" w:hanging="360"/>
      </w:pPr>
    </w:lvl>
    <w:lvl w:ilvl="2" w:tplc="0409001B" w:tentative="1">
      <w:start w:val="1"/>
      <w:numFmt w:val="lowerRoman"/>
      <w:lvlText w:val="%3."/>
      <w:lvlJc w:val="right"/>
      <w:pPr>
        <w:ind w:left="3474" w:hanging="180"/>
      </w:pPr>
    </w:lvl>
    <w:lvl w:ilvl="3" w:tplc="0409000F">
      <w:start w:val="1"/>
      <w:numFmt w:val="decimal"/>
      <w:lvlText w:val="%4."/>
      <w:lvlJc w:val="left"/>
      <w:pPr>
        <w:ind w:left="4194" w:hanging="360"/>
      </w:pPr>
    </w:lvl>
    <w:lvl w:ilvl="4" w:tplc="04090019" w:tentative="1">
      <w:start w:val="1"/>
      <w:numFmt w:val="lowerLetter"/>
      <w:lvlText w:val="%5."/>
      <w:lvlJc w:val="left"/>
      <w:pPr>
        <w:ind w:left="4914" w:hanging="360"/>
      </w:pPr>
    </w:lvl>
    <w:lvl w:ilvl="5" w:tplc="0409001B" w:tentative="1">
      <w:start w:val="1"/>
      <w:numFmt w:val="lowerRoman"/>
      <w:lvlText w:val="%6."/>
      <w:lvlJc w:val="right"/>
      <w:pPr>
        <w:ind w:left="5634" w:hanging="180"/>
      </w:pPr>
    </w:lvl>
    <w:lvl w:ilvl="6" w:tplc="0409000F" w:tentative="1">
      <w:start w:val="1"/>
      <w:numFmt w:val="decimal"/>
      <w:lvlText w:val="%7."/>
      <w:lvlJc w:val="left"/>
      <w:pPr>
        <w:ind w:left="6354" w:hanging="360"/>
      </w:pPr>
    </w:lvl>
    <w:lvl w:ilvl="7" w:tplc="04090019" w:tentative="1">
      <w:start w:val="1"/>
      <w:numFmt w:val="lowerLetter"/>
      <w:lvlText w:val="%8."/>
      <w:lvlJc w:val="left"/>
      <w:pPr>
        <w:ind w:left="7074" w:hanging="360"/>
      </w:pPr>
    </w:lvl>
    <w:lvl w:ilvl="8" w:tplc="0409001B" w:tentative="1">
      <w:start w:val="1"/>
      <w:numFmt w:val="lowerRoman"/>
      <w:lvlText w:val="%9."/>
      <w:lvlJc w:val="right"/>
      <w:pPr>
        <w:ind w:left="7794" w:hanging="180"/>
      </w:pPr>
    </w:lvl>
  </w:abstractNum>
  <w:abstractNum w:abstractNumId="230" w15:restartNumberingAfterBreak="0">
    <w:nsid w:val="6C553964"/>
    <w:multiLevelType w:val="hybridMultilevel"/>
    <w:tmpl w:val="CF0EF30C"/>
    <w:lvl w:ilvl="0" w:tplc="04090011">
      <w:start w:val="1"/>
      <w:numFmt w:val="decimal"/>
      <w:lvlText w:val="%1)"/>
      <w:lvlJc w:val="left"/>
      <w:pPr>
        <w:ind w:left="1656" w:hanging="360"/>
      </w:p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31" w15:restartNumberingAfterBreak="0">
    <w:nsid w:val="6CA95B36"/>
    <w:multiLevelType w:val="hybridMultilevel"/>
    <w:tmpl w:val="ED1A98E6"/>
    <w:lvl w:ilvl="0" w:tplc="7584D2FE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2" w15:restartNumberingAfterBreak="0">
    <w:nsid w:val="6D3A21D3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 w15:restartNumberingAfterBreak="0">
    <w:nsid w:val="6DBF74B5"/>
    <w:multiLevelType w:val="hybridMultilevel"/>
    <w:tmpl w:val="9BB05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 w15:restartNumberingAfterBreak="0">
    <w:nsid w:val="6EA21F05"/>
    <w:multiLevelType w:val="hybridMultilevel"/>
    <w:tmpl w:val="56904200"/>
    <w:lvl w:ilvl="0" w:tplc="4C9A3F0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5" w15:restartNumberingAfterBreak="0">
    <w:nsid w:val="6EA46A2F"/>
    <w:multiLevelType w:val="hybridMultilevel"/>
    <w:tmpl w:val="EE304B08"/>
    <w:lvl w:ilvl="0" w:tplc="D20823AE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6" w15:restartNumberingAfterBreak="0">
    <w:nsid w:val="6EAB5DB2"/>
    <w:multiLevelType w:val="hybridMultilevel"/>
    <w:tmpl w:val="174AF56E"/>
    <w:lvl w:ilvl="0" w:tplc="3134FC98">
      <w:start w:val="1"/>
      <w:numFmt w:val="decimal"/>
      <w:suff w:val="space"/>
      <w:lvlText w:val="1.%1)"/>
      <w:lvlJc w:val="left"/>
      <w:pPr>
        <w:ind w:left="720" w:hanging="360"/>
      </w:pPr>
      <w:rPr>
        <w:rFonts w:hint="default"/>
      </w:rPr>
    </w:lvl>
    <w:lvl w:ilvl="1" w:tplc="7292E664">
      <w:start w:val="1"/>
      <w:numFmt w:val="decimal"/>
      <w:suff w:val="space"/>
      <w:lvlText w:val="1.%2)"/>
      <w:lvlJc w:val="left"/>
      <w:pPr>
        <w:ind w:left="7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 w15:restartNumberingAfterBreak="0">
    <w:nsid w:val="6EB2682D"/>
    <w:multiLevelType w:val="hybridMultilevel"/>
    <w:tmpl w:val="19182E14"/>
    <w:lvl w:ilvl="0" w:tplc="204C5C8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 w15:restartNumberingAfterBreak="0">
    <w:nsid w:val="6F485FFD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 w15:restartNumberingAfterBreak="0">
    <w:nsid w:val="6F766213"/>
    <w:multiLevelType w:val="multilevel"/>
    <w:tmpl w:val="C742B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bCs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240" w15:restartNumberingAfterBreak="0">
    <w:nsid w:val="713302B4"/>
    <w:multiLevelType w:val="hybridMultilevel"/>
    <w:tmpl w:val="F5DC9344"/>
    <w:lvl w:ilvl="0" w:tplc="10807C6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1" w15:restartNumberingAfterBreak="0">
    <w:nsid w:val="7290544D"/>
    <w:multiLevelType w:val="hybridMultilevel"/>
    <w:tmpl w:val="4A5041BA"/>
    <w:lvl w:ilvl="0" w:tplc="F438AC9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2" w15:restartNumberingAfterBreak="0">
    <w:nsid w:val="72E3310E"/>
    <w:multiLevelType w:val="hybridMultilevel"/>
    <w:tmpl w:val="5F0CDAD2"/>
    <w:lvl w:ilvl="0" w:tplc="E33E886E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 w15:restartNumberingAfterBreak="0">
    <w:nsid w:val="73013CD7"/>
    <w:multiLevelType w:val="hybridMultilevel"/>
    <w:tmpl w:val="B9EE8E20"/>
    <w:lvl w:ilvl="0" w:tplc="E378F36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4" w15:restartNumberingAfterBreak="0">
    <w:nsid w:val="737C1AD1"/>
    <w:multiLevelType w:val="hybridMultilevel"/>
    <w:tmpl w:val="4CB8AE5C"/>
    <w:lvl w:ilvl="0" w:tplc="A332657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 w15:restartNumberingAfterBreak="0">
    <w:nsid w:val="74CC1526"/>
    <w:multiLevelType w:val="hybridMultilevel"/>
    <w:tmpl w:val="DE945B32"/>
    <w:lvl w:ilvl="0" w:tplc="3CF610E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6" w15:restartNumberingAfterBreak="0">
    <w:nsid w:val="75533A6D"/>
    <w:multiLevelType w:val="hybridMultilevel"/>
    <w:tmpl w:val="05946680"/>
    <w:lvl w:ilvl="0" w:tplc="F7FE63EE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7" w15:restartNumberingAfterBreak="0">
    <w:nsid w:val="75BF687D"/>
    <w:multiLevelType w:val="hybridMultilevel"/>
    <w:tmpl w:val="F2322DA6"/>
    <w:lvl w:ilvl="0" w:tplc="D41CC21A">
      <w:start w:val="1"/>
      <w:numFmt w:val="decimal"/>
      <w:suff w:val="space"/>
      <w:lvlText w:val="%1)"/>
      <w:lvlJc w:val="left"/>
      <w:pPr>
        <w:ind w:left="180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2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8" w:hanging="360"/>
      </w:pPr>
      <w:rPr>
        <w:rFonts w:ascii="Wingdings" w:hAnsi="Wingdings" w:hint="default"/>
      </w:rPr>
    </w:lvl>
  </w:abstractNum>
  <w:abstractNum w:abstractNumId="248" w15:restartNumberingAfterBreak="0">
    <w:nsid w:val="75E47970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9" w15:restartNumberingAfterBreak="0">
    <w:nsid w:val="76073B6C"/>
    <w:multiLevelType w:val="hybridMultilevel"/>
    <w:tmpl w:val="864A2408"/>
    <w:lvl w:ilvl="0" w:tplc="81DC5A76">
      <w:start w:val="1"/>
      <w:numFmt w:val="decimal"/>
      <w:suff w:val="space"/>
      <w:lvlText w:val="1.4.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FAC88876">
      <w:start w:val="1"/>
      <w:numFmt w:val="decimal"/>
      <w:suff w:val="space"/>
      <w:lvlText w:val="1.4.%3)"/>
      <w:lvlJc w:val="left"/>
      <w:pPr>
        <w:ind w:left="12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0" w15:restartNumberingAfterBreak="0">
    <w:nsid w:val="761138BE"/>
    <w:multiLevelType w:val="hybridMultilevel"/>
    <w:tmpl w:val="27E6173C"/>
    <w:lvl w:ilvl="0" w:tplc="68A6FE6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1" w15:restartNumberingAfterBreak="0">
    <w:nsid w:val="763A51EF"/>
    <w:multiLevelType w:val="multilevel"/>
    <w:tmpl w:val="817267B8"/>
    <w:lvl w:ilvl="0">
      <w:start w:val="1"/>
      <w:numFmt w:val="decimal"/>
      <w:suff w:val="nothing"/>
      <w:lvlText w:val="บทที่ %1"/>
      <w:lvlJc w:val="left"/>
      <w:pPr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H SarabunPSK" w:hAnsi="TH SarabunPSK" w:cs="TH SarabunPSK" w:hint="default"/>
        <w:i w:val="0"/>
        <w:iCs w:val="0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2" w15:restartNumberingAfterBreak="0">
    <w:nsid w:val="76737048"/>
    <w:multiLevelType w:val="multilevel"/>
    <w:tmpl w:val="9DE87F60"/>
    <w:lvl w:ilvl="0">
      <w:start w:val="10"/>
      <w:numFmt w:val="decimal"/>
      <w:lvlText w:val="%1.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4680" w:hanging="1800"/>
      </w:pPr>
      <w:rPr>
        <w:rFonts w:hint="default"/>
      </w:rPr>
    </w:lvl>
  </w:abstractNum>
  <w:abstractNum w:abstractNumId="253" w15:restartNumberingAfterBreak="0">
    <w:nsid w:val="77DD23F7"/>
    <w:multiLevelType w:val="hybridMultilevel"/>
    <w:tmpl w:val="C164925C"/>
    <w:lvl w:ilvl="0" w:tplc="56964E2E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 w15:restartNumberingAfterBreak="0">
    <w:nsid w:val="77E86440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5" w15:restartNumberingAfterBreak="0">
    <w:nsid w:val="788E219D"/>
    <w:multiLevelType w:val="multilevel"/>
    <w:tmpl w:val="5D96AF7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6" w15:restartNumberingAfterBreak="0">
    <w:nsid w:val="79226C48"/>
    <w:multiLevelType w:val="hybridMultilevel"/>
    <w:tmpl w:val="3AB22FC0"/>
    <w:lvl w:ilvl="0" w:tplc="496E4DB2">
      <w:start w:val="1"/>
      <w:numFmt w:val="decimal"/>
      <w:suff w:val="space"/>
      <w:lvlText w:val="%1.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7" w15:restartNumberingAfterBreak="0">
    <w:nsid w:val="796578D2"/>
    <w:multiLevelType w:val="hybridMultilevel"/>
    <w:tmpl w:val="2550F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8" w15:restartNumberingAfterBreak="0">
    <w:nsid w:val="79725267"/>
    <w:multiLevelType w:val="hybridMultilevel"/>
    <w:tmpl w:val="2054920E"/>
    <w:lvl w:ilvl="0" w:tplc="AABC9BF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9" w15:restartNumberingAfterBreak="0">
    <w:nsid w:val="7A196B96"/>
    <w:multiLevelType w:val="hybridMultilevel"/>
    <w:tmpl w:val="5124217A"/>
    <w:lvl w:ilvl="0" w:tplc="56F8BCB4">
      <w:start w:val="1"/>
      <w:numFmt w:val="decimal"/>
      <w:lvlText w:val="ตารางที่ ก-%1."/>
      <w:lvlJc w:val="left"/>
      <w:pPr>
        <w:ind w:left="720" w:hanging="360"/>
      </w:pPr>
      <w:rPr>
        <w:rFonts w:ascii="TH SarabunPSK" w:hAnsi="TH SarabunPSK" w:hint="default"/>
        <w:b w:val="0"/>
        <w:i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0" w15:restartNumberingAfterBreak="0">
    <w:nsid w:val="7A49065E"/>
    <w:multiLevelType w:val="hybridMultilevel"/>
    <w:tmpl w:val="CE7CEA7E"/>
    <w:lvl w:ilvl="0" w:tplc="04090011">
      <w:start w:val="1"/>
      <w:numFmt w:val="decimal"/>
      <w:lvlText w:val="%1)"/>
      <w:lvlJc w:val="left"/>
      <w:pPr>
        <w:ind w:left="2394" w:hanging="360"/>
      </w:pPr>
    </w:lvl>
    <w:lvl w:ilvl="1" w:tplc="04090019" w:tentative="1">
      <w:start w:val="1"/>
      <w:numFmt w:val="lowerLetter"/>
      <w:lvlText w:val="%2."/>
      <w:lvlJc w:val="left"/>
      <w:pPr>
        <w:ind w:left="3114" w:hanging="360"/>
      </w:pPr>
    </w:lvl>
    <w:lvl w:ilvl="2" w:tplc="0409001B" w:tentative="1">
      <w:start w:val="1"/>
      <w:numFmt w:val="lowerRoman"/>
      <w:lvlText w:val="%3."/>
      <w:lvlJc w:val="right"/>
      <w:pPr>
        <w:ind w:left="3834" w:hanging="180"/>
      </w:pPr>
    </w:lvl>
    <w:lvl w:ilvl="3" w:tplc="0409000F" w:tentative="1">
      <w:start w:val="1"/>
      <w:numFmt w:val="decimal"/>
      <w:lvlText w:val="%4."/>
      <w:lvlJc w:val="left"/>
      <w:pPr>
        <w:ind w:left="4554" w:hanging="360"/>
      </w:pPr>
    </w:lvl>
    <w:lvl w:ilvl="4" w:tplc="04090019" w:tentative="1">
      <w:start w:val="1"/>
      <w:numFmt w:val="lowerLetter"/>
      <w:lvlText w:val="%5."/>
      <w:lvlJc w:val="left"/>
      <w:pPr>
        <w:ind w:left="5274" w:hanging="360"/>
      </w:pPr>
    </w:lvl>
    <w:lvl w:ilvl="5" w:tplc="0409001B" w:tentative="1">
      <w:start w:val="1"/>
      <w:numFmt w:val="lowerRoman"/>
      <w:lvlText w:val="%6."/>
      <w:lvlJc w:val="right"/>
      <w:pPr>
        <w:ind w:left="5994" w:hanging="180"/>
      </w:pPr>
    </w:lvl>
    <w:lvl w:ilvl="6" w:tplc="0409000F" w:tentative="1">
      <w:start w:val="1"/>
      <w:numFmt w:val="decimal"/>
      <w:lvlText w:val="%7."/>
      <w:lvlJc w:val="left"/>
      <w:pPr>
        <w:ind w:left="6714" w:hanging="360"/>
      </w:pPr>
    </w:lvl>
    <w:lvl w:ilvl="7" w:tplc="04090019" w:tentative="1">
      <w:start w:val="1"/>
      <w:numFmt w:val="lowerLetter"/>
      <w:lvlText w:val="%8."/>
      <w:lvlJc w:val="left"/>
      <w:pPr>
        <w:ind w:left="7434" w:hanging="360"/>
      </w:pPr>
    </w:lvl>
    <w:lvl w:ilvl="8" w:tplc="0409001B" w:tentative="1">
      <w:start w:val="1"/>
      <w:numFmt w:val="lowerRoman"/>
      <w:lvlText w:val="%9."/>
      <w:lvlJc w:val="right"/>
      <w:pPr>
        <w:ind w:left="8154" w:hanging="180"/>
      </w:pPr>
    </w:lvl>
  </w:abstractNum>
  <w:abstractNum w:abstractNumId="261" w15:restartNumberingAfterBreak="0">
    <w:nsid w:val="7ACF1C99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 w15:restartNumberingAfterBreak="0">
    <w:nsid w:val="7B704495"/>
    <w:multiLevelType w:val="hybridMultilevel"/>
    <w:tmpl w:val="1CFC4DFA"/>
    <w:lvl w:ilvl="0" w:tplc="0409000F">
      <w:start w:val="1"/>
      <w:numFmt w:val="decimal"/>
      <w:lvlText w:val="%1."/>
      <w:lvlJc w:val="left"/>
      <w:pPr>
        <w:ind w:left="1656" w:hanging="360"/>
      </w:p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63" w15:restartNumberingAfterBreak="0">
    <w:nsid w:val="7C691C26"/>
    <w:multiLevelType w:val="hybridMultilevel"/>
    <w:tmpl w:val="419AFE62"/>
    <w:lvl w:ilvl="0" w:tplc="04090011">
      <w:start w:val="1"/>
      <w:numFmt w:val="decimal"/>
      <w:lvlText w:val="%1)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264" w15:restartNumberingAfterBreak="0">
    <w:nsid w:val="7E141A80"/>
    <w:multiLevelType w:val="hybridMultilevel"/>
    <w:tmpl w:val="72DE2EE4"/>
    <w:lvl w:ilvl="0" w:tplc="4B706CA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5" w15:restartNumberingAfterBreak="0">
    <w:nsid w:val="7ECF184F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1"/>
  </w:num>
  <w:num w:numId="2">
    <w:abstractNumId w:val="97"/>
  </w:num>
  <w:num w:numId="3">
    <w:abstractNumId w:val="233"/>
  </w:num>
  <w:num w:numId="4">
    <w:abstractNumId w:val="233"/>
    <w:lvlOverride w:ilvl="0">
      <w:startOverride w:val="1"/>
    </w:lvlOverride>
  </w:num>
  <w:num w:numId="5">
    <w:abstractNumId w:val="30"/>
  </w:num>
  <w:num w:numId="6">
    <w:abstractNumId w:val="251"/>
  </w:num>
  <w:num w:numId="7">
    <w:abstractNumId w:val="215"/>
  </w:num>
  <w:num w:numId="8">
    <w:abstractNumId w:val="140"/>
  </w:num>
  <w:num w:numId="9">
    <w:abstractNumId w:val="13"/>
  </w:num>
  <w:num w:numId="10">
    <w:abstractNumId w:val="231"/>
  </w:num>
  <w:num w:numId="11">
    <w:abstractNumId w:val="251"/>
  </w:num>
  <w:num w:numId="12">
    <w:abstractNumId w:val="194"/>
  </w:num>
  <w:num w:numId="13">
    <w:abstractNumId w:val="29"/>
  </w:num>
  <w:num w:numId="14">
    <w:abstractNumId w:val="150"/>
  </w:num>
  <w:num w:numId="15">
    <w:abstractNumId w:val="233"/>
  </w:num>
  <w:num w:numId="16">
    <w:abstractNumId w:val="251"/>
  </w:num>
  <w:num w:numId="17">
    <w:abstractNumId w:val="251"/>
  </w:num>
  <w:num w:numId="18">
    <w:abstractNumId w:val="251"/>
  </w:num>
  <w:num w:numId="19">
    <w:abstractNumId w:val="251"/>
  </w:num>
  <w:num w:numId="20">
    <w:abstractNumId w:val="251"/>
  </w:num>
  <w:num w:numId="21">
    <w:abstractNumId w:val="251"/>
  </w:num>
  <w:num w:numId="22">
    <w:abstractNumId w:val="215"/>
  </w:num>
  <w:num w:numId="23">
    <w:abstractNumId w:val="23"/>
  </w:num>
  <w:num w:numId="24">
    <w:abstractNumId w:val="251"/>
  </w:num>
  <w:num w:numId="25">
    <w:abstractNumId w:val="251"/>
  </w:num>
  <w:num w:numId="26">
    <w:abstractNumId w:val="251"/>
  </w:num>
  <w:num w:numId="27">
    <w:abstractNumId w:val="251"/>
  </w:num>
  <w:num w:numId="28">
    <w:abstractNumId w:val="251"/>
  </w:num>
  <w:num w:numId="29">
    <w:abstractNumId w:val="112"/>
  </w:num>
  <w:num w:numId="30">
    <w:abstractNumId w:val="101"/>
  </w:num>
  <w:num w:numId="31">
    <w:abstractNumId w:val="230"/>
  </w:num>
  <w:num w:numId="32">
    <w:abstractNumId w:val="177"/>
  </w:num>
  <w:num w:numId="33">
    <w:abstractNumId w:val="216"/>
  </w:num>
  <w:num w:numId="34">
    <w:abstractNumId w:val="211"/>
  </w:num>
  <w:num w:numId="35">
    <w:abstractNumId w:val="251"/>
  </w:num>
  <w:num w:numId="36">
    <w:abstractNumId w:val="260"/>
  </w:num>
  <w:num w:numId="37">
    <w:abstractNumId w:val="61"/>
  </w:num>
  <w:num w:numId="38">
    <w:abstractNumId w:val="251"/>
  </w:num>
  <w:num w:numId="39">
    <w:abstractNumId w:val="251"/>
  </w:num>
  <w:num w:numId="40">
    <w:abstractNumId w:val="251"/>
  </w:num>
  <w:num w:numId="41">
    <w:abstractNumId w:val="251"/>
  </w:num>
  <w:num w:numId="42">
    <w:abstractNumId w:val="251"/>
  </w:num>
  <w:num w:numId="43">
    <w:abstractNumId w:val="251"/>
  </w:num>
  <w:num w:numId="44">
    <w:abstractNumId w:val="251"/>
  </w:num>
  <w:num w:numId="45">
    <w:abstractNumId w:val="137"/>
  </w:num>
  <w:num w:numId="46">
    <w:abstractNumId w:val="218"/>
  </w:num>
  <w:num w:numId="47">
    <w:abstractNumId w:val="86"/>
  </w:num>
  <w:num w:numId="48">
    <w:abstractNumId w:val="59"/>
  </w:num>
  <w:num w:numId="49">
    <w:abstractNumId w:val="263"/>
  </w:num>
  <w:num w:numId="50">
    <w:abstractNumId w:val="34"/>
  </w:num>
  <w:num w:numId="51">
    <w:abstractNumId w:val="223"/>
  </w:num>
  <w:num w:numId="52">
    <w:abstractNumId w:val="0"/>
  </w:num>
  <w:num w:numId="53">
    <w:abstractNumId w:val="169"/>
  </w:num>
  <w:num w:numId="54">
    <w:abstractNumId w:val="83"/>
  </w:num>
  <w:num w:numId="55">
    <w:abstractNumId w:val="235"/>
  </w:num>
  <w:num w:numId="56">
    <w:abstractNumId w:val="251"/>
  </w:num>
  <w:num w:numId="57">
    <w:abstractNumId w:val="251"/>
  </w:num>
  <w:num w:numId="58">
    <w:abstractNumId w:val="251"/>
  </w:num>
  <w:num w:numId="59">
    <w:abstractNumId w:val="251"/>
  </w:num>
  <w:num w:numId="60">
    <w:abstractNumId w:val="251"/>
  </w:num>
  <w:num w:numId="61">
    <w:abstractNumId w:val="251"/>
  </w:num>
  <w:num w:numId="62">
    <w:abstractNumId w:val="251"/>
  </w:num>
  <w:num w:numId="63">
    <w:abstractNumId w:val="251"/>
  </w:num>
  <w:num w:numId="64">
    <w:abstractNumId w:val="251"/>
  </w:num>
  <w:num w:numId="65">
    <w:abstractNumId w:val="119"/>
  </w:num>
  <w:num w:numId="66">
    <w:abstractNumId w:val="118"/>
  </w:num>
  <w:num w:numId="67">
    <w:abstractNumId w:val="111"/>
  </w:num>
  <w:num w:numId="68">
    <w:abstractNumId w:val="18"/>
  </w:num>
  <w:num w:numId="69">
    <w:abstractNumId w:val="251"/>
  </w:num>
  <w:num w:numId="70">
    <w:abstractNumId w:val="251"/>
  </w:num>
  <w:num w:numId="71">
    <w:abstractNumId w:val="251"/>
  </w:num>
  <w:num w:numId="72">
    <w:abstractNumId w:val="251"/>
  </w:num>
  <w:num w:numId="73">
    <w:abstractNumId w:val="251"/>
  </w:num>
  <w:num w:numId="74">
    <w:abstractNumId w:val="251"/>
  </w:num>
  <w:num w:numId="75">
    <w:abstractNumId w:val="251"/>
  </w:num>
  <w:num w:numId="76">
    <w:abstractNumId w:val="251"/>
  </w:num>
  <w:num w:numId="77">
    <w:abstractNumId w:val="164"/>
  </w:num>
  <w:num w:numId="78">
    <w:abstractNumId w:val="89"/>
  </w:num>
  <w:num w:numId="79">
    <w:abstractNumId w:val="251"/>
  </w:num>
  <w:num w:numId="80">
    <w:abstractNumId w:val="51"/>
  </w:num>
  <w:num w:numId="81">
    <w:abstractNumId w:val="250"/>
  </w:num>
  <w:num w:numId="82">
    <w:abstractNumId w:val="145"/>
  </w:num>
  <w:num w:numId="83">
    <w:abstractNumId w:val="73"/>
  </w:num>
  <w:num w:numId="84">
    <w:abstractNumId w:val="103"/>
  </w:num>
  <w:num w:numId="85">
    <w:abstractNumId w:val="203"/>
  </w:num>
  <w:num w:numId="86">
    <w:abstractNumId w:val="5"/>
  </w:num>
  <w:num w:numId="87">
    <w:abstractNumId w:val="251"/>
  </w:num>
  <w:num w:numId="88">
    <w:abstractNumId w:val="251"/>
  </w:num>
  <w:num w:numId="89">
    <w:abstractNumId w:val="95"/>
  </w:num>
  <w:num w:numId="90">
    <w:abstractNumId w:val="190"/>
  </w:num>
  <w:num w:numId="91">
    <w:abstractNumId w:val="161"/>
  </w:num>
  <w:num w:numId="92">
    <w:abstractNumId w:val="60"/>
  </w:num>
  <w:num w:numId="93">
    <w:abstractNumId w:val="247"/>
  </w:num>
  <w:num w:numId="94">
    <w:abstractNumId w:val="168"/>
  </w:num>
  <w:num w:numId="95">
    <w:abstractNumId w:val="251"/>
  </w:num>
  <w:num w:numId="96">
    <w:abstractNumId w:val="251"/>
  </w:num>
  <w:num w:numId="97">
    <w:abstractNumId w:val="85"/>
  </w:num>
  <w:num w:numId="98">
    <w:abstractNumId w:val="107"/>
  </w:num>
  <w:num w:numId="99">
    <w:abstractNumId w:val="135"/>
  </w:num>
  <w:num w:numId="100">
    <w:abstractNumId w:val="225"/>
  </w:num>
  <w:num w:numId="101">
    <w:abstractNumId w:val="122"/>
  </w:num>
  <w:num w:numId="102">
    <w:abstractNumId w:val="226"/>
  </w:num>
  <w:num w:numId="103">
    <w:abstractNumId w:val="187"/>
  </w:num>
  <w:num w:numId="104">
    <w:abstractNumId w:val="162"/>
  </w:num>
  <w:num w:numId="105">
    <w:abstractNumId w:val="144"/>
  </w:num>
  <w:num w:numId="106">
    <w:abstractNumId w:val="193"/>
  </w:num>
  <w:num w:numId="107">
    <w:abstractNumId w:val="124"/>
  </w:num>
  <w:num w:numId="108">
    <w:abstractNumId w:val="180"/>
  </w:num>
  <w:num w:numId="109">
    <w:abstractNumId w:val="94"/>
  </w:num>
  <w:num w:numId="110">
    <w:abstractNumId w:val="246"/>
  </w:num>
  <w:num w:numId="111">
    <w:abstractNumId w:val="82"/>
  </w:num>
  <w:num w:numId="112">
    <w:abstractNumId w:val="17"/>
  </w:num>
  <w:num w:numId="113">
    <w:abstractNumId w:val="49"/>
  </w:num>
  <w:num w:numId="114">
    <w:abstractNumId w:val="229"/>
  </w:num>
  <w:num w:numId="115">
    <w:abstractNumId w:val="210"/>
  </w:num>
  <w:num w:numId="116">
    <w:abstractNumId w:val="256"/>
  </w:num>
  <w:num w:numId="117">
    <w:abstractNumId w:val="91"/>
  </w:num>
  <w:num w:numId="118">
    <w:abstractNumId w:val="64"/>
  </w:num>
  <w:num w:numId="119">
    <w:abstractNumId w:val="196"/>
  </w:num>
  <w:num w:numId="120">
    <w:abstractNumId w:val="219"/>
  </w:num>
  <w:num w:numId="121">
    <w:abstractNumId w:val="240"/>
  </w:num>
  <w:num w:numId="122">
    <w:abstractNumId w:val="159"/>
  </w:num>
  <w:num w:numId="123">
    <w:abstractNumId w:val="109"/>
  </w:num>
  <w:num w:numId="124">
    <w:abstractNumId w:val="8"/>
  </w:num>
  <w:num w:numId="125">
    <w:abstractNumId w:val="262"/>
  </w:num>
  <w:num w:numId="126">
    <w:abstractNumId w:val="224"/>
  </w:num>
  <w:num w:numId="127">
    <w:abstractNumId w:val="188"/>
  </w:num>
  <w:num w:numId="128">
    <w:abstractNumId w:val="123"/>
  </w:num>
  <w:num w:numId="129">
    <w:abstractNumId w:val="131"/>
  </w:num>
  <w:num w:numId="130">
    <w:abstractNumId w:val="134"/>
  </w:num>
  <w:num w:numId="131">
    <w:abstractNumId w:val="191"/>
  </w:num>
  <w:num w:numId="132">
    <w:abstractNumId w:val="117"/>
  </w:num>
  <w:num w:numId="133">
    <w:abstractNumId w:val="92"/>
  </w:num>
  <w:num w:numId="134">
    <w:abstractNumId w:val="251"/>
  </w:num>
  <w:num w:numId="135">
    <w:abstractNumId w:val="251"/>
  </w:num>
  <w:num w:numId="136">
    <w:abstractNumId w:val="9"/>
  </w:num>
  <w:num w:numId="137">
    <w:abstractNumId w:val="77"/>
  </w:num>
  <w:num w:numId="138">
    <w:abstractNumId w:val="158"/>
  </w:num>
  <w:num w:numId="139">
    <w:abstractNumId w:val="22"/>
  </w:num>
  <w:num w:numId="140">
    <w:abstractNumId w:val="152"/>
  </w:num>
  <w:num w:numId="141">
    <w:abstractNumId w:val="44"/>
  </w:num>
  <w:num w:numId="142">
    <w:abstractNumId w:val="99"/>
  </w:num>
  <w:num w:numId="143">
    <w:abstractNumId w:val="96"/>
  </w:num>
  <w:num w:numId="144">
    <w:abstractNumId w:val="9"/>
  </w:num>
  <w:num w:numId="145">
    <w:abstractNumId w:val="9"/>
  </w:num>
  <w:num w:numId="146">
    <w:abstractNumId w:val="127"/>
  </w:num>
  <w:num w:numId="147">
    <w:abstractNumId w:val="149"/>
  </w:num>
  <w:num w:numId="148">
    <w:abstractNumId w:val="10"/>
  </w:num>
  <w:num w:numId="149">
    <w:abstractNumId w:val="27"/>
  </w:num>
  <w:num w:numId="150">
    <w:abstractNumId w:val="214"/>
  </w:num>
  <w:num w:numId="151">
    <w:abstractNumId w:val="93"/>
  </w:num>
  <w:num w:numId="152">
    <w:abstractNumId w:val="242"/>
  </w:num>
  <w:num w:numId="153">
    <w:abstractNumId w:val="79"/>
  </w:num>
  <w:num w:numId="154">
    <w:abstractNumId w:val="143"/>
  </w:num>
  <w:num w:numId="155">
    <w:abstractNumId w:val="71"/>
  </w:num>
  <w:num w:numId="156">
    <w:abstractNumId w:val="185"/>
  </w:num>
  <w:num w:numId="157">
    <w:abstractNumId w:val="252"/>
  </w:num>
  <w:num w:numId="158">
    <w:abstractNumId w:val="28"/>
  </w:num>
  <w:num w:numId="159">
    <w:abstractNumId w:val="201"/>
  </w:num>
  <w:num w:numId="160">
    <w:abstractNumId w:val="132"/>
  </w:num>
  <w:num w:numId="161">
    <w:abstractNumId w:val="38"/>
  </w:num>
  <w:num w:numId="162">
    <w:abstractNumId w:val="184"/>
  </w:num>
  <w:num w:numId="163">
    <w:abstractNumId w:val="45"/>
  </w:num>
  <w:num w:numId="164">
    <w:abstractNumId w:val="68"/>
  </w:num>
  <w:num w:numId="165">
    <w:abstractNumId w:val="9"/>
  </w:num>
  <w:num w:numId="166">
    <w:abstractNumId w:val="222"/>
  </w:num>
  <w:num w:numId="167">
    <w:abstractNumId w:val="141"/>
  </w:num>
  <w:num w:numId="168">
    <w:abstractNumId w:val="9"/>
  </w:num>
  <w:num w:numId="169">
    <w:abstractNumId w:val="212"/>
  </w:num>
  <w:num w:numId="170">
    <w:abstractNumId w:val="121"/>
  </w:num>
  <w:num w:numId="171">
    <w:abstractNumId w:val="116"/>
  </w:num>
  <w:num w:numId="172">
    <w:abstractNumId w:val="9"/>
  </w:num>
  <w:num w:numId="173">
    <w:abstractNumId w:val="9"/>
  </w:num>
  <w:num w:numId="174">
    <w:abstractNumId w:val="9"/>
  </w:num>
  <w:num w:numId="175">
    <w:abstractNumId w:val="208"/>
  </w:num>
  <w:num w:numId="176">
    <w:abstractNumId w:val="21"/>
  </w:num>
  <w:num w:numId="177">
    <w:abstractNumId w:val="9"/>
  </w:num>
  <w:num w:numId="178">
    <w:abstractNumId w:val="4"/>
  </w:num>
  <w:num w:numId="179">
    <w:abstractNumId w:val="236"/>
  </w:num>
  <w:num w:numId="180">
    <w:abstractNumId w:val="9"/>
  </w:num>
  <w:num w:numId="181">
    <w:abstractNumId w:val="20"/>
  </w:num>
  <w:num w:numId="182">
    <w:abstractNumId w:val="52"/>
  </w:num>
  <w:num w:numId="183">
    <w:abstractNumId w:val="72"/>
  </w:num>
  <w:num w:numId="184">
    <w:abstractNumId w:val="129"/>
  </w:num>
  <w:num w:numId="185">
    <w:abstractNumId w:val="171"/>
  </w:num>
  <w:num w:numId="186">
    <w:abstractNumId w:val="156"/>
  </w:num>
  <w:num w:numId="187">
    <w:abstractNumId w:val="125"/>
  </w:num>
  <w:num w:numId="188">
    <w:abstractNumId w:val="9"/>
  </w:num>
  <w:num w:numId="189">
    <w:abstractNumId w:val="9"/>
  </w:num>
  <w:num w:numId="190">
    <w:abstractNumId w:val="87"/>
  </w:num>
  <w:num w:numId="191">
    <w:abstractNumId w:val="209"/>
  </w:num>
  <w:num w:numId="192">
    <w:abstractNumId w:val="259"/>
  </w:num>
  <w:num w:numId="193">
    <w:abstractNumId w:val="88"/>
  </w:num>
  <w:num w:numId="194">
    <w:abstractNumId w:val="9"/>
  </w:num>
  <w:num w:numId="195">
    <w:abstractNumId w:val="24"/>
  </w:num>
  <w:num w:numId="196">
    <w:abstractNumId w:val="9"/>
  </w:num>
  <w:num w:numId="197">
    <w:abstractNumId w:val="9"/>
  </w:num>
  <w:num w:numId="198">
    <w:abstractNumId w:val="9"/>
  </w:num>
  <w:num w:numId="199">
    <w:abstractNumId w:val="80"/>
  </w:num>
  <w:num w:numId="200">
    <w:abstractNumId w:val="9"/>
  </w:num>
  <w:num w:numId="201">
    <w:abstractNumId w:val="50"/>
  </w:num>
  <w:num w:numId="202">
    <w:abstractNumId w:val="200"/>
  </w:num>
  <w:num w:numId="203">
    <w:abstractNumId w:val="9"/>
  </w:num>
  <w:num w:numId="204">
    <w:abstractNumId w:val="195"/>
  </w:num>
  <w:num w:numId="205">
    <w:abstractNumId w:val="16"/>
  </w:num>
  <w:num w:numId="206">
    <w:abstractNumId w:val="142"/>
  </w:num>
  <w:num w:numId="207">
    <w:abstractNumId w:val="9"/>
  </w:num>
  <w:num w:numId="208">
    <w:abstractNumId w:val="9"/>
  </w:num>
  <w:num w:numId="209">
    <w:abstractNumId w:val="176"/>
  </w:num>
  <w:num w:numId="210">
    <w:abstractNumId w:val="9"/>
  </w:num>
  <w:num w:numId="211">
    <w:abstractNumId w:val="167"/>
  </w:num>
  <w:num w:numId="212">
    <w:abstractNumId w:val="69"/>
  </w:num>
  <w:num w:numId="213">
    <w:abstractNumId w:val="175"/>
  </w:num>
  <w:num w:numId="214">
    <w:abstractNumId w:val="136"/>
  </w:num>
  <w:num w:numId="215">
    <w:abstractNumId w:val="249"/>
  </w:num>
  <w:num w:numId="216">
    <w:abstractNumId w:val="178"/>
  </w:num>
  <w:num w:numId="217">
    <w:abstractNumId w:val="206"/>
  </w:num>
  <w:num w:numId="218">
    <w:abstractNumId w:val="239"/>
  </w:num>
  <w:num w:numId="219">
    <w:abstractNumId w:val="90"/>
  </w:num>
  <w:num w:numId="220">
    <w:abstractNumId w:val="9"/>
  </w:num>
  <w:num w:numId="221">
    <w:abstractNumId w:val="9"/>
  </w:num>
  <w:num w:numId="222">
    <w:abstractNumId w:val="9"/>
  </w:num>
  <w:num w:numId="223">
    <w:abstractNumId w:val="9"/>
  </w:num>
  <w:num w:numId="224">
    <w:abstractNumId w:val="228"/>
  </w:num>
  <w:num w:numId="225">
    <w:abstractNumId w:val="9"/>
  </w:num>
  <w:num w:numId="226">
    <w:abstractNumId w:val="15"/>
  </w:num>
  <w:num w:numId="227">
    <w:abstractNumId w:val="9"/>
  </w:num>
  <w:num w:numId="228">
    <w:abstractNumId w:val="147"/>
  </w:num>
  <w:num w:numId="229">
    <w:abstractNumId w:val="40"/>
  </w:num>
  <w:num w:numId="230">
    <w:abstractNumId w:val="148"/>
  </w:num>
  <w:num w:numId="231">
    <w:abstractNumId w:val="120"/>
  </w:num>
  <w:num w:numId="232">
    <w:abstractNumId w:val="205"/>
  </w:num>
  <w:num w:numId="233">
    <w:abstractNumId w:val="189"/>
  </w:num>
  <w:num w:numId="234">
    <w:abstractNumId w:val="128"/>
  </w:num>
  <w:num w:numId="235">
    <w:abstractNumId w:val="63"/>
  </w:num>
  <w:num w:numId="236">
    <w:abstractNumId w:val="243"/>
  </w:num>
  <w:num w:numId="237">
    <w:abstractNumId w:val="133"/>
  </w:num>
  <w:num w:numId="238">
    <w:abstractNumId w:val="244"/>
  </w:num>
  <w:num w:numId="239">
    <w:abstractNumId w:val="55"/>
  </w:num>
  <w:num w:numId="240">
    <w:abstractNumId w:val="204"/>
  </w:num>
  <w:num w:numId="241">
    <w:abstractNumId w:val="237"/>
  </w:num>
  <w:num w:numId="242">
    <w:abstractNumId w:val="114"/>
  </w:num>
  <w:num w:numId="243">
    <w:abstractNumId w:val="102"/>
  </w:num>
  <w:num w:numId="244">
    <w:abstractNumId w:val="19"/>
  </w:num>
  <w:num w:numId="245">
    <w:abstractNumId w:val="197"/>
  </w:num>
  <w:num w:numId="246">
    <w:abstractNumId w:val="56"/>
  </w:num>
  <w:num w:numId="247">
    <w:abstractNumId w:val="165"/>
  </w:num>
  <w:num w:numId="248">
    <w:abstractNumId w:val="138"/>
  </w:num>
  <w:num w:numId="249">
    <w:abstractNumId w:val="53"/>
  </w:num>
  <w:num w:numId="250">
    <w:abstractNumId w:val="241"/>
  </w:num>
  <w:num w:numId="251">
    <w:abstractNumId w:val="213"/>
  </w:num>
  <w:num w:numId="252">
    <w:abstractNumId w:val="75"/>
  </w:num>
  <w:num w:numId="253">
    <w:abstractNumId w:val="43"/>
  </w:num>
  <w:num w:numId="254">
    <w:abstractNumId w:val="11"/>
  </w:num>
  <w:num w:numId="255">
    <w:abstractNumId w:val="234"/>
  </w:num>
  <w:num w:numId="256">
    <w:abstractNumId w:val="182"/>
  </w:num>
  <w:num w:numId="257">
    <w:abstractNumId w:val="42"/>
  </w:num>
  <w:num w:numId="258">
    <w:abstractNumId w:val="258"/>
  </w:num>
  <w:num w:numId="259">
    <w:abstractNumId w:val="264"/>
  </w:num>
  <w:num w:numId="260">
    <w:abstractNumId w:val="172"/>
  </w:num>
  <w:num w:numId="261">
    <w:abstractNumId w:val="66"/>
  </w:num>
  <w:num w:numId="262">
    <w:abstractNumId w:val="151"/>
  </w:num>
  <w:num w:numId="263">
    <w:abstractNumId w:val="67"/>
  </w:num>
  <w:num w:numId="264">
    <w:abstractNumId w:val="163"/>
  </w:num>
  <w:num w:numId="265">
    <w:abstractNumId w:val="48"/>
  </w:num>
  <w:num w:numId="266">
    <w:abstractNumId w:val="26"/>
  </w:num>
  <w:num w:numId="267">
    <w:abstractNumId w:val="170"/>
  </w:num>
  <w:num w:numId="268">
    <w:abstractNumId w:val="39"/>
  </w:num>
  <w:num w:numId="269">
    <w:abstractNumId w:val="35"/>
  </w:num>
  <w:num w:numId="270">
    <w:abstractNumId w:val="181"/>
  </w:num>
  <w:num w:numId="271">
    <w:abstractNumId w:val="155"/>
  </w:num>
  <w:num w:numId="272">
    <w:abstractNumId w:val="65"/>
  </w:num>
  <w:num w:numId="273">
    <w:abstractNumId w:val="78"/>
  </w:num>
  <w:num w:numId="274">
    <w:abstractNumId w:val="105"/>
  </w:num>
  <w:num w:numId="275">
    <w:abstractNumId w:val="108"/>
  </w:num>
  <w:num w:numId="276">
    <w:abstractNumId w:val="227"/>
  </w:num>
  <w:num w:numId="277">
    <w:abstractNumId w:val="220"/>
  </w:num>
  <w:num w:numId="278">
    <w:abstractNumId w:val="106"/>
  </w:num>
  <w:num w:numId="279">
    <w:abstractNumId w:val="179"/>
  </w:num>
  <w:num w:numId="280">
    <w:abstractNumId w:val="253"/>
  </w:num>
  <w:num w:numId="281">
    <w:abstractNumId w:val="1"/>
  </w:num>
  <w:num w:numId="282">
    <w:abstractNumId w:val="232"/>
  </w:num>
  <w:num w:numId="283">
    <w:abstractNumId w:val="62"/>
  </w:num>
  <w:num w:numId="284">
    <w:abstractNumId w:val="238"/>
  </w:num>
  <w:num w:numId="285">
    <w:abstractNumId w:val="254"/>
  </w:num>
  <w:num w:numId="286">
    <w:abstractNumId w:val="261"/>
  </w:num>
  <w:num w:numId="287">
    <w:abstractNumId w:val="173"/>
  </w:num>
  <w:num w:numId="288">
    <w:abstractNumId w:val="154"/>
  </w:num>
  <w:num w:numId="289">
    <w:abstractNumId w:val="248"/>
  </w:num>
  <w:num w:numId="290">
    <w:abstractNumId w:val="2"/>
  </w:num>
  <w:num w:numId="291">
    <w:abstractNumId w:val="166"/>
  </w:num>
  <w:num w:numId="292">
    <w:abstractNumId w:val="153"/>
  </w:num>
  <w:num w:numId="293">
    <w:abstractNumId w:val="126"/>
  </w:num>
  <w:num w:numId="294">
    <w:abstractNumId w:val="257"/>
  </w:num>
  <w:num w:numId="295">
    <w:abstractNumId w:val="6"/>
  </w:num>
  <w:num w:numId="296">
    <w:abstractNumId w:val="186"/>
  </w:num>
  <w:num w:numId="297">
    <w:abstractNumId w:val="113"/>
  </w:num>
  <w:num w:numId="298">
    <w:abstractNumId w:val="146"/>
  </w:num>
  <w:num w:numId="299">
    <w:abstractNumId w:val="37"/>
  </w:num>
  <w:num w:numId="300">
    <w:abstractNumId w:val="41"/>
  </w:num>
  <w:num w:numId="301">
    <w:abstractNumId w:val="70"/>
  </w:num>
  <w:num w:numId="302">
    <w:abstractNumId w:val="160"/>
  </w:num>
  <w:num w:numId="303">
    <w:abstractNumId w:val="3"/>
  </w:num>
  <w:num w:numId="304">
    <w:abstractNumId w:val="255"/>
  </w:num>
  <w:num w:numId="305">
    <w:abstractNumId w:val="217"/>
  </w:num>
  <w:num w:numId="306">
    <w:abstractNumId w:val="192"/>
  </w:num>
  <w:num w:numId="307">
    <w:abstractNumId w:val="14"/>
  </w:num>
  <w:num w:numId="308">
    <w:abstractNumId w:val="33"/>
  </w:num>
  <w:num w:numId="309">
    <w:abstractNumId w:val="31"/>
  </w:num>
  <w:num w:numId="310">
    <w:abstractNumId w:val="139"/>
  </w:num>
  <w:num w:numId="311">
    <w:abstractNumId w:val="98"/>
  </w:num>
  <w:num w:numId="312">
    <w:abstractNumId w:val="115"/>
  </w:num>
  <w:num w:numId="313">
    <w:abstractNumId w:val="100"/>
  </w:num>
  <w:num w:numId="314">
    <w:abstractNumId w:val="104"/>
  </w:num>
  <w:num w:numId="315">
    <w:abstractNumId w:val="198"/>
  </w:num>
  <w:num w:numId="316">
    <w:abstractNumId w:val="74"/>
  </w:num>
  <w:num w:numId="317">
    <w:abstractNumId w:val="36"/>
  </w:num>
  <w:num w:numId="318">
    <w:abstractNumId w:val="54"/>
  </w:num>
  <w:num w:numId="319">
    <w:abstractNumId w:val="7"/>
  </w:num>
  <w:num w:numId="320">
    <w:abstractNumId w:val="12"/>
  </w:num>
  <w:num w:numId="321">
    <w:abstractNumId w:val="84"/>
  </w:num>
  <w:num w:numId="322">
    <w:abstractNumId w:val="57"/>
  </w:num>
  <w:num w:numId="323">
    <w:abstractNumId w:val="9"/>
  </w:num>
  <w:num w:numId="324">
    <w:abstractNumId w:val="9"/>
  </w:num>
  <w:num w:numId="325">
    <w:abstractNumId w:val="9"/>
  </w:num>
  <w:num w:numId="326">
    <w:abstractNumId w:val="265"/>
  </w:num>
  <w:num w:numId="327">
    <w:abstractNumId w:val="32"/>
  </w:num>
  <w:num w:numId="328">
    <w:abstractNumId w:val="221"/>
  </w:num>
  <w:num w:numId="329">
    <w:abstractNumId w:val="183"/>
  </w:num>
  <w:num w:numId="330">
    <w:abstractNumId w:val="76"/>
  </w:num>
  <w:num w:numId="331">
    <w:abstractNumId w:val="245"/>
  </w:num>
  <w:num w:numId="332">
    <w:abstractNumId w:val="174"/>
  </w:num>
  <w:num w:numId="333">
    <w:abstractNumId w:val="47"/>
  </w:num>
  <w:num w:numId="334">
    <w:abstractNumId w:val="25"/>
  </w:num>
  <w:num w:numId="335">
    <w:abstractNumId w:val="81"/>
  </w:num>
  <w:num w:numId="336">
    <w:abstractNumId w:val="199"/>
  </w:num>
  <w:num w:numId="337">
    <w:abstractNumId w:val="157"/>
  </w:num>
  <w:num w:numId="338">
    <w:abstractNumId w:val="9"/>
  </w:num>
  <w:num w:numId="339">
    <w:abstractNumId w:val="9"/>
  </w:num>
  <w:num w:numId="340">
    <w:abstractNumId w:val="9"/>
  </w:num>
  <w:num w:numId="341">
    <w:abstractNumId w:val="9"/>
  </w:num>
  <w:num w:numId="342">
    <w:abstractNumId w:val="9"/>
  </w:num>
  <w:num w:numId="343">
    <w:abstractNumId w:val="9"/>
  </w:num>
  <w:num w:numId="344">
    <w:abstractNumId w:val="9"/>
  </w:num>
  <w:num w:numId="345">
    <w:abstractNumId w:val="9"/>
  </w:num>
  <w:num w:numId="346">
    <w:abstractNumId w:val="9"/>
  </w:num>
  <w:num w:numId="347">
    <w:abstractNumId w:val="9"/>
  </w:num>
  <w:num w:numId="348">
    <w:abstractNumId w:val="9"/>
  </w:num>
  <w:num w:numId="349">
    <w:abstractNumId w:val="9"/>
  </w:num>
  <w:num w:numId="350">
    <w:abstractNumId w:val="9"/>
  </w:num>
  <w:num w:numId="351">
    <w:abstractNumId w:val="9"/>
  </w:num>
  <w:num w:numId="352">
    <w:abstractNumId w:val="9"/>
  </w:num>
  <w:num w:numId="353">
    <w:abstractNumId w:val="9"/>
  </w:num>
  <w:num w:numId="354">
    <w:abstractNumId w:val="9"/>
  </w:num>
  <w:num w:numId="355">
    <w:abstractNumId w:val="58"/>
  </w:num>
  <w:num w:numId="356">
    <w:abstractNumId w:val="130"/>
  </w:num>
  <w:num w:numId="357">
    <w:abstractNumId w:val="202"/>
  </w:num>
  <w:num w:numId="358">
    <w:abstractNumId w:val="207"/>
  </w:num>
  <w:num w:numId="359">
    <w:abstractNumId w:val="110"/>
  </w:num>
  <w:num w:numId="360">
    <w:abstractNumId w:val="46"/>
  </w:num>
  <w:numIdMacAtCleanup w:val="353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Nun Jiranun">
    <w15:presenceInfo w15:providerId="Windows Live" w15:userId="62fdfa9e0b397a4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674"/>
    <w:rsid w:val="00000748"/>
    <w:rsid w:val="00000C91"/>
    <w:rsid w:val="000043D9"/>
    <w:rsid w:val="0001220B"/>
    <w:rsid w:val="000122E5"/>
    <w:rsid w:val="000123DB"/>
    <w:rsid w:val="0001299B"/>
    <w:rsid w:val="000148D1"/>
    <w:rsid w:val="00016CD7"/>
    <w:rsid w:val="00016D06"/>
    <w:rsid w:val="000207CC"/>
    <w:rsid w:val="000237BB"/>
    <w:rsid w:val="00023DA4"/>
    <w:rsid w:val="0002451F"/>
    <w:rsid w:val="00024A88"/>
    <w:rsid w:val="00030794"/>
    <w:rsid w:val="00031144"/>
    <w:rsid w:val="00033204"/>
    <w:rsid w:val="000371AF"/>
    <w:rsid w:val="00041E04"/>
    <w:rsid w:val="000427D8"/>
    <w:rsid w:val="00042DB7"/>
    <w:rsid w:val="00042EFE"/>
    <w:rsid w:val="00046F36"/>
    <w:rsid w:val="000512D9"/>
    <w:rsid w:val="000539F0"/>
    <w:rsid w:val="00053DDD"/>
    <w:rsid w:val="0006064A"/>
    <w:rsid w:val="00060C43"/>
    <w:rsid w:val="00062041"/>
    <w:rsid w:val="00062372"/>
    <w:rsid w:val="00062FB2"/>
    <w:rsid w:val="000630E4"/>
    <w:rsid w:val="000633CE"/>
    <w:rsid w:val="00063715"/>
    <w:rsid w:val="000638D7"/>
    <w:rsid w:val="0007160F"/>
    <w:rsid w:val="00072A05"/>
    <w:rsid w:val="000734E6"/>
    <w:rsid w:val="000749AB"/>
    <w:rsid w:val="00075AAB"/>
    <w:rsid w:val="00076CC2"/>
    <w:rsid w:val="000771C8"/>
    <w:rsid w:val="00080EEE"/>
    <w:rsid w:val="00081994"/>
    <w:rsid w:val="00082166"/>
    <w:rsid w:val="00084B6F"/>
    <w:rsid w:val="000863BD"/>
    <w:rsid w:val="0008711E"/>
    <w:rsid w:val="00087654"/>
    <w:rsid w:val="00087949"/>
    <w:rsid w:val="0009079C"/>
    <w:rsid w:val="00091C0A"/>
    <w:rsid w:val="00091F4E"/>
    <w:rsid w:val="0009261A"/>
    <w:rsid w:val="00092E49"/>
    <w:rsid w:val="000930FB"/>
    <w:rsid w:val="0009312D"/>
    <w:rsid w:val="00095842"/>
    <w:rsid w:val="00096BD2"/>
    <w:rsid w:val="00097F48"/>
    <w:rsid w:val="000A06C2"/>
    <w:rsid w:val="000A0C11"/>
    <w:rsid w:val="000A0C29"/>
    <w:rsid w:val="000A29E8"/>
    <w:rsid w:val="000A3E93"/>
    <w:rsid w:val="000A467B"/>
    <w:rsid w:val="000A4829"/>
    <w:rsid w:val="000B0F8B"/>
    <w:rsid w:val="000B247C"/>
    <w:rsid w:val="000B2BE6"/>
    <w:rsid w:val="000B4692"/>
    <w:rsid w:val="000C0897"/>
    <w:rsid w:val="000C09E7"/>
    <w:rsid w:val="000C24CE"/>
    <w:rsid w:val="000C2E97"/>
    <w:rsid w:val="000C730B"/>
    <w:rsid w:val="000C7E2A"/>
    <w:rsid w:val="000D013E"/>
    <w:rsid w:val="000D0C94"/>
    <w:rsid w:val="000D366A"/>
    <w:rsid w:val="000D379C"/>
    <w:rsid w:val="000D3877"/>
    <w:rsid w:val="000D3D06"/>
    <w:rsid w:val="000D41A6"/>
    <w:rsid w:val="000D4217"/>
    <w:rsid w:val="000D4776"/>
    <w:rsid w:val="000D5431"/>
    <w:rsid w:val="000D6540"/>
    <w:rsid w:val="000D73DD"/>
    <w:rsid w:val="000D7FD2"/>
    <w:rsid w:val="000E1494"/>
    <w:rsid w:val="000E2E31"/>
    <w:rsid w:val="000E398E"/>
    <w:rsid w:val="000E5514"/>
    <w:rsid w:val="000E5754"/>
    <w:rsid w:val="000E5EB2"/>
    <w:rsid w:val="000F144E"/>
    <w:rsid w:val="000F1F96"/>
    <w:rsid w:val="000F27C3"/>
    <w:rsid w:val="000F5173"/>
    <w:rsid w:val="00100F61"/>
    <w:rsid w:val="001022F3"/>
    <w:rsid w:val="00102C99"/>
    <w:rsid w:val="00103030"/>
    <w:rsid w:val="00104621"/>
    <w:rsid w:val="0010704F"/>
    <w:rsid w:val="00110268"/>
    <w:rsid w:val="00111D89"/>
    <w:rsid w:val="00112062"/>
    <w:rsid w:val="00116568"/>
    <w:rsid w:val="001166A9"/>
    <w:rsid w:val="001168BC"/>
    <w:rsid w:val="00117B2F"/>
    <w:rsid w:val="00120C69"/>
    <w:rsid w:val="001216AB"/>
    <w:rsid w:val="00122A1A"/>
    <w:rsid w:val="0012306E"/>
    <w:rsid w:val="001231CC"/>
    <w:rsid w:val="0012344F"/>
    <w:rsid w:val="0012556F"/>
    <w:rsid w:val="0012776E"/>
    <w:rsid w:val="00127843"/>
    <w:rsid w:val="00127EC2"/>
    <w:rsid w:val="001306E7"/>
    <w:rsid w:val="001333FF"/>
    <w:rsid w:val="00133669"/>
    <w:rsid w:val="00135153"/>
    <w:rsid w:val="00136A0C"/>
    <w:rsid w:val="00136C4B"/>
    <w:rsid w:val="00137C0A"/>
    <w:rsid w:val="00140230"/>
    <w:rsid w:val="001436BE"/>
    <w:rsid w:val="001445B6"/>
    <w:rsid w:val="00146C39"/>
    <w:rsid w:val="001504D2"/>
    <w:rsid w:val="00153B78"/>
    <w:rsid w:val="00153DB8"/>
    <w:rsid w:val="00154C06"/>
    <w:rsid w:val="00154E43"/>
    <w:rsid w:val="00154E9E"/>
    <w:rsid w:val="0015521E"/>
    <w:rsid w:val="00156089"/>
    <w:rsid w:val="0015699B"/>
    <w:rsid w:val="00160E5E"/>
    <w:rsid w:val="001641E1"/>
    <w:rsid w:val="00164962"/>
    <w:rsid w:val="00165C99"/>
    <w:rsid w:val="00167FCA"/>
    <w:rsid w:val="00171378"/>
    <w:rsid w:val="0017145E"/>
    <w:rsid w:val="00172D0F"/>
    <w:rsid w:val="00174E93"/>
    <w:rsid w:val="00176466"/>
    <w:rsid w:val="00177542"/>
    <w:rsid w:val="0017780D"/>
    <w:rsid w:val="0017781C"/>
    <w:rsid w:val="00177AAD"/>
    <w:rsid w:val="00177EBE"/>
    <w:rsid w:val="0018555A"/>
    <w:rsid w:val="00185E6B"/>
    <w:rsid w:val="00190EEC"/>
    <w:rsid w:val="00193430"/>
    <w:rsid w:val="001941DF"/>
    <w:rsid w:val="00194575"/>
    <w:rsid w:val="00194F2C"/>
    <w:rsid w:val="001958CC"/>
    <w:rsid w:val="00195F94"/>
    <w:rsid w:val="001960A7"/>
    <w:rsid w:val="001A180C"/>
    <w:rsid w:val="001A2EBF"/>
    <w:rsid w:val="001B00D6"/>
    <w:rsid w:val="001B016A"/>
    <w:rsid w:val="001B2577"/>
    <w:rsid w:val="001B2E40"/>
    <w:rsid w:val="001B3674"/>
    <w:rsid w:val="001B543A"/>
    <w:rsid w:val="001B66E8"/>
    <w:rsid w:val="001B7AF4"/>
    <w:rsid w:val="001C2674"/>
    <w:rsid w:val="001C31BF"/>
    <w:rsid w:val="001C35ED"/>
    <w:rsid w:val="001C44D3"/>
    <w:rsid w:val="001C6446"/>
    <w:rsid w:val="001C72DF"/>
    <w:rsid w:val="001D0DE8"/>
    <w:rsid w:val="001D32B0"/>
    <w:rsid w:val="001D38B5"/>
    <w:rsid w:val="001D44A2"/>
    <w:rsid w:val="001D6F01"/>
    <w:rsid w:val="001E0A53"/>
    <w:rsid w:val="001E4FDA"/>
    <w:rsid w:val="001E584F"/>
    <w:rsid w:val="001E59E4"/>
    <w:rsid w:val="001E733E"/>
    <w:rsid w:val="001E7B3F"/>
    <w:rsid w:val="001E7E79"/>
    <w:rsid w:val="001F09BB"/>
    <w:rsid w:val="001F1CCB"/>
    <w:rsid w:val="001F1F56"/>
    <w:rsid w:val="001F2D4E"/>
    <w:rsid w:val="001F68D7"/>
    <w:rsid w:val="00200526"/>
    <w:rsid w:val="0021054C"/>
    <w:rsid w:val="002107AF"/>
    <w:rsid w:val="00212464"/>
    <w:rsid w:val="00212E14"/>
    <w:rsid w:val="00213EC9"/>
    <w:rsid w:val="0021405C"/>
    <w:rsid w:val="002143EE"/>
    <w:rsid w:val="00215139"/>
    <w:rsid w:val="002166B2"/>
    <w:rsid w:val="00220E2C"/>
    <w:rsid w:val="00220E5A"/>
    <w:rsid w:val="00220F9F"/>
    <w:rsid w:val="00221859"/>
    <w:rsid w:val="0022273C"/>
    <w:rsid w:val="00223DC8"/>
    <w:rsid w:val="00225851"/>
    <w:rsid w:val="00227C60"/>
    <w:rsid w:val="00230569"/>
    <w:rsid w:val="00235638"/>
    <w:rsid w:val="00236802"/>
    <w:rsid w:val="0023682E"/>
    <w:rsid w:val="00237D6F"/>
    <w:rsid w:val="002401AA"/>
    <w:rsid w:val="002406FC"/>
    <w:rsid w:val="00240DD1"/>
    <w:rsid w:val="00240E4D"/>
    <w:rsid w:val="00242BB6"/>
    <w:rsid w:val="00242F07"/>
    <w:rsid w:val="002430C0"/>
    <w:rsid w:val="002435B0"/>
    <w:rsid w:val="00243D18"/>
    <w:rsid w:val="00247FC3"/>
    <w:rsid w:val="00250D76"/>
    <w:rsid w:val="002526E1"/>
    <w:rsid w:val="00252F66"/>
    <w:rsid w:val="00253345"/>
    <w:rsid w:val="00257670"/>
    <w:rsid w:val="00261D92"/>
    <w:rsid w:val="00267876"/>
    <w:rsid w:val="00267D23"/>
    <w:rsid w:val="00271953"/>
    <w:rsid w:val="002721FE"/>
    <w:rsid w:val="00272249"/>
    <w:rsid w:val="00273832"/>
    <w:rsid w:val="0027582E"/>
    <w:rsid w:val="00281EF1"/>
    <w:rsid w:val="00283D10"/>
    <w:rsid w:val="002908B4"/>
    <w:rsid w:val="00291461"/>
    <w:rsid w:val="00291A03"/>
    <w:rsid w:val="00294D41"/>
    <w:rsid w:val="002958E5"/>
    <w:rsid w:val="00296311"/>
    <w:rsid w:val="002966F4"/>
    <w:rsid w:val="002975E8"/>
    <w:rsid w:val="002A06DC"/>
    <w:rsid w:val="002A0CFE"/>
    <w:rsid w:val="002A16BF"/>
    <w:rsid w:val="002A410C"/>
    <w:rsid w:val="002A4EA6"/>
    <w:rsid w:val="002A4FA6"/>
    <w:rsid w:val="002A633A"/>
    <w:rsid w:val="002A69BB"/>
    <w:rsid w:val="002A7673"/>
    <w:rsid w:val="002B0CB1"/>
    <w:rsid w:val="002B11AD"/>
    <w:rsid w:val="002B1A2E"/>
    <w:rsid w:val="002C028E"/>
    <w:rsid w:val="002C17C9"/>
    <w:rsid w:val="002C1AF2"/>
    <w:rsid w:val="002C33F3"/>
    <w:rsid w:val="002C4F14"/>
    <w:rsid w:val="002C5C53"/>
    <w:rsid w:val="002C68E0"/>
    <w:rsid w:val="002C74D9"/>
    <w:rsid w:val="002D11E3"/>
    <w:rsid w:val="002D17A8"/>
    <w:rsid w:val="002D1ED1"/>
    <w:rsid w:val="002D3B7D"/>
    <w:rsid w:val="002D4A47"/>
    <w:rsid w:val="002D5466"/>
    <w:rsid w:val="002D5B08"/>
    <w:rsid w:val="002D7284"/>
    <w:rsid w:val="002D784C"/>
    <w:rsid w:val="002D7CE7"/>
    <w:rsid w:val="002E1A29"/>
    <w:rsid w:val="002E4699"/>
    <w:rsid w:val="002E65A7"/>
    <w:rsid w:val="002E7452"/>
    <w:rsid w:val="002F2DC3"/>
    <w:rsid w:val="002F3481"/>
    <w:rsid w:val="002F37E1"/>
    <w:rsid w:val="002F4F98"/>
    <w:rsid w:val="002F56FD"/>
    <w:rsid w:val="002F57EA"/>
    <w:rsid w:val="002F59F0"/>
    <w:rsid w:val="002F5D1E"/>
    <w:rsid w:val="003006E1"/>
    <w:rsid w:val="00302F6C"/>
    <w:rsid w:val="003038B7"/>
    <w:rsid w:val="003057E1"/>
    <w:rsid w:val="003123E2"/>
    <w:rsid w:val="00313ABF"/>
    <w:rsid w:val="00320B0F"/>
    <w:rsid w:val="003211AC"/>
    <w:rsid w:val="00323873"/>
    <w:rsid w:val="0032438B"/>
    <w:rsid w:val="003271EF"/>
    <w:rsid w:val="00327D1F"/>
    <w:rsid w:val="00332CE7"/>
    <w:rsid w:val="003343F2"/>
    <w:rsid w:val="0033477E"/>
    <w:rsid w:val="0033667A"/>
    <w:rsid w:val="00336834"/>
    <w:rsid w:val="00337E7A"/>
    <w:rsid w:val="0034083D"/>
    <w:rsid w:val="00341583"/>
    <w:rsid w:val="00342A2E"/>
    <w:rsid w:val="00346591"/>
    <w:rsid w:val="00350E56"/>
    <w:rsid w:val="0035104B"/>
    <w:rsid w:val="00351C9F"/>
    <w:rsid w:val="003547C0"/>
    <w:rsid w:val="0035516C"/>
    <w:rsid w:val="00355A74"/>
    <w:rsid w:val="003560B4"/>
    <w:rsid w:val="00356CE3"/>
    <w:rsid w:val="00361B25"/>
    <w:rsid w:val="00361D4E"/>
    <w:rsid w:val="00363663"/>
    <w:rsid w:val="00365CC5"/>
    <w:rsid w:val="00367BD5"/>
    <w:rsid w:val="00367FE5"/>
    <w:rsid w:val="00371BAF"/>
    <w:rsid w:val="003726E9"/>
    <w:rsid w:val="0037322E"/>
    <w:rsid w:val="00374A15"/>
    <w:rsid w:val="003760D4"/>
    <w:rsid w:val="00376998"/>
    <w:rsid w:val="00377C28"/>
    <w:rsid w:val="00382BDE"/>
    <w:rsid w:val="00383829"/>
    <w:rsid w:val="003854CC"/>
    <w:rsid w:val="0038577D"/>
    <w:rsid w:val="003860DC"/>
    <w:rsid w:val="003870EA"/>
    <w:rsid w:val="0039038B"/>
    <w:rsid w:val="00390AA4"/>
    <w:rsid w:val="00392C20"/>
    <w:rsid w:val="00392DE3"/>
    <w:rsid w:val="003959E0"/>
    <w:rsid w:val="00397AC2"/>
    <w:rsid w:val="003A19BC"/>
    <w:rsid w:val="003A64CF"/>
    <w:rsid w:val="003B23CF"/>
    <w:rsid w:val="003B2AAD"/>
    <w:rsid w:val="003B2ACE"/>
    <w:rsid w:val="003B32E9"/>
    <w:rsid w:val="003B3EE9"/>
    <w:rsid w:val="003B65C2"/>
    <w:rsid w:val="003B7336"/>
    <w:rsid w:val="003B784E"/>
    <w:rsid w:val="003B7D20"/>
    <w:rsid w:val="003C08E8"/>
    <w:rsid w:val="003C13B6"/>
    <w:rsid w:val="003C2423"/>
    <w:rsid w:val="003C3407"/>
    <w:rsid w:val="003C5CE7"/>
    <w:rsid w:val="003C6377"/>
    <w:rsid w:val="003C7FEF"/>
    <w:rsid w:val="003D63AD"/>
    <w:rsid w:val="003D6656"/>
    <w:rsid w:val="003D69D8"/>
    <w:rsid w:val="003E304D"/>
    <w:rsid w:val="003E4D64"/>
    <w:rsid w:val="003E53B6"/>
    <w:rsid w:val="003E5978"/>
    <w:rsid w:val="003E5B72"/>
    <w:rsid w:val="003E6E9A"/>
    <w:rsid w:val="003E7A73"/>
    <w:rsid w:val="003F219F"/>
    <w:rsid w:val="003F2AEA"/>
    <w:rsid w:val="003F2C7C"/>
    <w:rsid w:val="003F2EC8"/>
    <w:rsid w:val="003F31EC"/>
    <w:rsid w:val="003F54BB"/>
    <w:rsid w:val="003F7AAA"/>
    <w:rsid w:val="0040084D"/>
    <w:rsid w:val="00400D44"/>
    <w:rsid w:val="00401C85"/>
    <w:rsid w:val="00401FA5"/>
    <w:rsid w:val="00402ED5"/>
    <w:rsid w:val="00404C08"/>
    <w:rsid w:val="004067AC"/>
    <w:rsid w:val="0040774B"/>
    <w:rsid w:val="004079E7"/>
    <w:rsid w:val="00411E65"/>
    <w:rsid w:val="0041349D"/>
    <w:rsid w:val="004137C1"/>
    <w:rsid w:val="00414E51"/>
    <w:rsid w:val="00420262"/>
    <w:rsid w:val="00424A26"/>
    <w:rsid w:val="00424B2C"/>
    <w:rsid w:val="00424D71"/>
    <w:rsid w:val="004250D7"/>
    <w:rsid w:val="004264A3"/>
    <w:rsid w:val="00426805"/>
    <w:rsid w:val="00426E66"/>
    <w:rsid w:val="0042719F"/>
    <w:rsid w:val="004308A3"/>
    <w:rsid w:val="00431D6B"/>
    <w:rsid w:val="004348C7"/>
    <w:rsid w:val="00434F82"/>
    <w:rsid w:val="004355B6"/>
    <w:rsid w:val="00435F0C"/>
    <w:rsid w:val="00436866"/>
    <w:rsid w:val="00441B67"/>
    <w:rsid w:val="00444997"/>
    <w:rsid w:val="00445852"/>
    <w:rsid w:val="00451EBE"/>
    <w:rsid w:val="004526FD"/>
    <w:rsid w:val="004527AA"/>
    <w:rsid w:val="004535F8"/>
    <w:rsid w:val="00455F77"/>
    <w:rsid w:val="00462CF5"/>
    <w:rsid w:val="00464802"/>
    <w:rsid w:val="00465B29"/>
    <w:rsid w:val="00466E91"/>
    <w:rsid w:val="00467923"/>
    <w:rsid w:val="00471A40"/>
    <w:rsid w:val="00473D07"/>
    <w:rsid w:val="00473EE8"/>
    <w:rsid w:val="004741CE"/>
    <w:rsid w:val="00474D1F"/>
    <w:rsid w:val="004757BB"/>
    <w:rsid w:val="004757BE"/>
    <w:rsid w:val="00476DB7"/>
    <w:rsid w:val="00480452"/>
    <w:rsid w:val="0048124E"/>
    <w:rsid w:val="00483BBF"/>
    <w:rsid w:val="00484250"/>
    <w:rsid w:val="00484A97"/>
    <w:rsid w:val="004851A5"/>
    <w:rsid w:val="0048629C"/>
    <w:rsid w:val="00490A85"/>
    <w:rsid w:val="00491F1A"/>
    <w:rsid w:val="00493729"/>
    <w:rsid w:val="004941A6"/>
    <w:rsid w:val="00494E0A"/>
    <w:rsid w:val="00495518"/>
    <w:rsid w:val="00495DE6"/>
    <w:rsid w:val="004960D8"/>
    <w:rsid w:val="004963CF"/>
    <w:rsid w:val="004A0724"/>
    <w:rsid w:val="004A257C"/>
    <w:rsid w:val="004A3097"/>
    <w:rsid w:val="004A4858"/>
    <w:rsid w:val="004A59CA"/>
    <w:rsid w:val="004A694E"/>
    <w:rsid w:val="004B30AF"/>
    <w:rsid w:val="004B3238"/>
    <w:rsid w:val="004B4B62"/>
    <w:rsid w:val="004B5083"/>
    <w:rsid w:val="004B55B7"/>
    <w:rsid w:val="004B7829"/>
    <w:rsid w:val="004C2E92"/>
    <w:rsid w:val="004C3C10"/>
    <w:rsid w:val="004C3EDB"/>
    <w:rsid w:val="004C6A49"/>
    <w:rsid w:val="004C7361"/>
    <w:rsid w:val="004C74C3"/>
    <w:rsid w:val="004D0094"/>
    <w:rsid w:val="004D216F"/>
    <w:rsid w:val="004D4829"/>
    <w:rsid w:val="004D5589"/>
    <w:rsid w:val="004D56FC"/>
    <w:rsid w:val="004D7423"/>
    <w:rsid w:val="004E0FB4"/>
    <w:rsid w:val="004E1A1A"/>
    <w:rsid w:val="004E20AD"/>
    <w:rsid w:val="004E2C42"/>
    <w:rsid w:val="004E400C"/>
    <w:rsid w:val="004E47DA"/>
    <w:rsid w:val="004E47DF"/>
    <w:rsid w:val="004E604E"/>
    <w:rsid w:val="004E6C30"/>
    <w:rsid w:val="004E6F36"/>
    <w:rsid w:val="004E7B6F"/>
    <w:rsid w:val="004E7DD7"/>
    <w:rsid w:val="004F030A"/>
    <w:rsid w:val="004F04A9"/>
    <w:rsid w:val="004F1219"/>
    <w:rsid w:val="004F1DBC"/>
    <w:rsid w:val="004F2286"/>
    <w:rsid w:val="004F36CF"/>
    <w:rsid w:val="004F68A3"/>
    <w:rsid w:val="004F7050"/>
    <w:rsid w:val="005008F9"/>
    <w:rsid w:val="00502D52"/>
    <w:rsid w:val="00502E47"/>
    <w:rsid w:val="00504049"/>
    <w:rsid w:val="00504AAF"/>
    <w:rsid w:val="00504C93"/>
    <w:rsid w:val="00504DF9"/>
    <w:rsid w:val="005069FC"/>
    <w:rsid w:val="00506AD7"/>
    <w:rsid w:val="00510685"/>
    <w:rsid w:val="00512C24"/>
    <w:rsid w:val="00512FC5"/>
    <w:rsid w:val="00513AEF"/>
    <w:rsid w:val="00514AF8"/>
    <w:rsid w:val="005156A2"/>
    <w:rsid w:val="00516E56"/>
    <w:rsid w:val="00521F1B"/>
    <w:rsid w:val="0052330B"/>
    <w:rsid w:val="00526BCE"/>
    <w:rsid w:val="00526E19"/>
    <w:rsid w:val="00530FE1"/>
    <w:rsid w:val="0053375D"/>
    <w:rsid w:val="00534FA4"/>
    <w:rsid w:val="005405AC"/>
    <w:rsid w:val="00540A94"/>
    <w:rsid w:val="00543997"/>
    <w:rsid w:val="00543E81"/>
    <w:rsid w:val="00545885"/>
    <w:rsid w:val="0054597C"/>
    <w:rsid w:val="005462EC"/>
    <w:rsid w:val="005466AC"/>
    <w:rsid w:val="00547D5F"/>
    <w:rsid w:val="00551249"/>
    <w:rsid w:val="00552C90"/>
    <w:rsid w:val="005535EF"/>
    <w:rsid w:val="00554D84"/>
    <w:rsid w:val="00554DB6"/>
    <w:rsid w:val="00555D25"/>
    <w:rsid w:val="00556F1E"/>
    <w:rsid w:val="005570D3"/>
    <w:rsid w:val="00557280"/>
    <w:rsid w:val="0055786A"/>
    <w:rsid w:val="0056066F"/>
    <w:rsid w:val="005644C1"/>
    <w:rsid w:val="00565067"/>
    <w:rsid w:val="00565E65"/>
    <w:rsid w:val="00567F5D"/>
    <w:rsid w:val="00572421"/>
    <w:rsid w:val="00572FB8"/>
    <w:rsid w:val="00574B0D"/>
    <w:rsid w:val="005801E2"/>
    <w:rsid w:val="0058131A"/>
    <w:rsid w:val="00581DF4"/>
    <w:rsid w:val="005877DB"/>
    <w:rsid w:val="0059175D"/>
    <w:rsid w:val="00591BCA"/>
    <w:rsid w:val="0059689D"/>
    <w:rsid w:val="005973F7"/>
    <w:rsid w:val="005A0637"/>
    <w:rsid w:val="005A1C92"/>
    <w:rsid w:val="005A2005"/>
    <w:rsid w:val="005A43F0"/>
    <w:rsid w:val="005A51AC"/>
    <w:rsid w:val="005A66E3"/>
    <w:rsid w:val="005A791D"/>
    <w:rsid w:val="005A7E6C"/>
    <w:rsid w:val="005B03A3"/>
    <w:rsid w:val="005B1330"/>
    <w:rsid w:val="005B2E4D"/>
    <w:rsid w:val="005B4D63"/>
    <w:rsid w:val="005B668B"/>
    <w:rsid w:val="005B6D39"/>
    <w:rsid w:val="005C14FE"/>
    <w:rsid w:val="005C1FDD"/>
    <w:rsid w:val="005C31C1"/>
    <w:rsid w:val="005C3BDE"/>
    <w:rsid w:val="005C4090"/>
    <w:rsid w:val="005C502B"/>
    <w:rsid w:val="005C547B"/>
    <w:rsid w:val="005C70CE"/>
    <w:rsid w:val="005C788C"/>
    <w:rsid w:val="005D0310"/>
    <w:rsid w:val="005D0CD9"/>
    <w:rsid w:val="005D2D14"/>
    <w:rsid w:val="005D5F48"/>
    <w:rsid w:val="005D66E3"/>
    <w:rsid w:val="005D6F51"/>
    <w:rsid w:val="005E1DCF"/>
    <w:rsid w:val="005E5AFD"/>
    <w:rsid w:val="005E616C"/>
    <w:rsid w:val="005F01E1"/>
    <w:rsid w:val="005F0200"/>
    <w:rsid w:val="005F15F8"/>
    <w:rsid w:val="005F2A73"/>
    <w:rsid w:val="005F31A5"/>
    <w:rsid w:val="005F3649"/>
    <w:rsid w:val="005F46F0"/>
    <w:rsid w:val="005F49FE"/>
    <w:rsid w:val="005F715F"/>
    <w:rsid w:val="006002C3"/>
    <w:rsid w:val="00601A67"/>
    <w:rsid w:val="006023E2"/>
    <w:rsid w:val="00604563"/>
    <w:rsid w:val="00605088"/>
    <w:rsid w:val="00605C5E"/>
    <w:rsid w:val="00606919"/>
    <w:rsid w:val="0060694C"/>
    <w:rsid w:val="00606C0C"/>
    <w:rsid w:val="0060742F"/>
    <w:rsid w:val="0060755C"/>
    <w:rsid w:val="00607858"/>
    <w:rsid w:val="006134ED"/>
    <w:rsid w:val="00613563"/>
    <w:rsid w:val="00613C6C"/>
    <w:rsid w:val="00614161"/>
    <w:rsid w:val="00614850"/>
    <w:rsid w:val="00614BA5"/>
    <w:rsid w:val="00615635"/>
    <w:rsid w:val="006166F9"/>
    <w:rsid w:val="006175CF"/>
    <w:rsid w:val="00621455"/>
    <w:rsid w:val="0062393A"/>
    <w:rsid w:val="006263AA"/>
    <w:rsid w:val="00627BA1"/>
    <w:rsid w:val="00627E62"/>
    <w:rsid w:val="00632272"/>
    <w:rsid w:val="00632C96"/>
    <w:rsid w:val="0063302E"/>
    <w:rsid w:val="00634681"/>
    <w:rsid w:val="00637E94"/>
    <w:rsid w:val="00640793"/>
    <w:rsid w:val="0064116F"/>
    <w:rsid w:val="00641E24"/>
    <w:rsid w:val="00644605"/>
    <w:rsid w:val="0064535C"/>
    <w:rsid w:val="00645A98"/>
    <w:rsid w:val="00646BD2"/>
    <w:rsid w:val="00650A89"/>
    <w:rsid w:val="006513B2"/>
    <w:rsid w:val="006528CB"/>
    <w:rsid w:val="00654170"/>
    <w:rsid w:val="00654662"/>
    <w:rsid w:val="00655E0C"/>
    <w:rsid w:val="00660F38"/>
    <w:rsid w:val="00662652"/>
    <w:rsid w:val="00662A21"/>
    <w:rsid w:val="0066385E"/>
    <w:rsid w:val="00665772"/>
    <w:rsid w:val="006659BD"/>
    <w:rsid w:val="00666D2A"/>
    <w:rsid w:val="0067001D"/>
    <w:rsid w:val="00670955"/>
    <w:rsid w:val="00671623"/>
    <w:rsid w:val="00672BAE"/>
    <w:rsid w:val="0067485A"/>
    <w:rsid w:val="0067521A"/>
    <w:rsid w:val="0067531D"/>
    <w:rsid w:val="00675B03"/>
    <w:rsid w:val="00677BFD"/>
    <w:rsid w:val="00680A84"/>
    <w:rsid w:val="00687806"/>
    <w:rsid w:val="00691D28"/>
    <w:rsid w:val="0069275C"/>
    <w:rsid w:val="006A062F"/>
    <w:rsid w:val="006A104A"/>
    <w:rsid w:val="006A3DF7"/>
    <w:rsid w:val="006A4910"/>
    <w:rsid w:val="006A5073"/>
    <w:rsid w:val="006A7DA8"/>
    <w:rsid w:val="006B01D0"/>
    <w:rsid w:val="006B04BB"/>
    <w:rsid w:val="006B1544"/>
    <w:rsid w:val="006B2A73"/>
    <w:rsid w:val="006B2CFF"/>
    <w:rsid w:val="006B35DF"/>
    <w:rsid w:val="006B4437"/>
    <w:rsid w:val="006B6750"/>
    <w:rsid w:val="006B6D45"/>
    <w:rsid w:val="006C0B2D"/>
    <w:rsid w:val="006C0F72"/>
    <w:rsid w:val="006C1738"/>
    <w:rsid w:val="006C20FF"/>
    <w:rsid w:val="006C2D98"/>
    <w:rsid w:val="006C385F"/>
    <w:rsid w:val="006C3C03"/>
    <w:rsid w:val="006C3C15"/>
    <w:rsid w:val="006C4150"/>
    <w:rsid w:val="006C5624"/>
    <w:rsid w:val="006C5B3F"/>
    <w:rsid w:val="006C62A6"/>
    <w:rsid w:val="006C717F"/>
    <w:rsid w:val="006C7B75"/>
    <w:rsid w:val="006C7FBD"/>
    <w:rsid w:val="006D0F84"/>
    <w:rsid w:val="006D1258"/>
    <w:rsid w:val="006D16F3"/>
    <w:rsid w:val="006D1E9B"/>
    <w:rsid w:val="006D217D"/>
    <w:rsid w:val="006D3D21"/>
    <w:rsid w:val="006D7061"/>
    <w:rsid w:val="006E06F1"/>
    <w:rsid w:val="006E07FA"/>
    <w:rsid w:val="006E09AB"/>
    <w:rsid w:val="006E0AB5"/>
    <w:rsid w:val="006E1616"/>
    <w:rsid w:val="006E20E4"/>
    <w:rsid w:val="006E2847"/>
    <w:rsid w:val="006E3482"/>
    <w:rsid w:val="006E72C1"/>
    <w:rsid w:val="006F0D54"/>
    <w:rsid w:val="006F0DF2"/>
    <w:rsid w:val="006F10BC"/>
    <w:rsid w:val="006F140F"/>
    <w:rsid w:val="006F4E53"/>
    <w:rsid w:val="006F6088"/>
    <w:rsid w:val="006F6F64"/>
    <w:rsid w:val="00703814"/>
    <w:rsid w:val="00704329"/>
    <w:rsid w:val="007051EC"/>
    <w:rsid w:val="007055C2"/>
    <w:rsid w:val="0070696E"/>
    <w:rsid w:val="00710BE1"/>
    <w:rsid w:val="0071273B"/>
    <w:rsid w:val="00713B3A"/>
    <w:rsid w:val="00714AD0"/>
    <w:rsid w:val="00716073"/>
    <w:rsid w:val="00717110"/>
    <w:rsid w:val="00717A06"/>
    <w:rsid w:val="00720CCA"/>
    <w:rsid w:val="00723A9C"/>
    <w:rsid w:val="007251B8"/>
    <w:rsid w:val="0072696F"/>
    <w:rsid w:val="00727045"/>
    <w:rsid w:val="00727B6B"/>
    <w:rsid w:val="0073008D"/>
    <w:rsid w:val="007330C9"/>
    <w:rsid w:val="007350A9"/>
    <w:rsid w:val="00736311"/>
    <w:rsid w:val="00736BC5"/>
    <w:rsid w:val="00736D31"/>
    <w:rsid w:val="00742451"/>
    <w:rsid w:val="0074374B"/>
    <w:rsid w:val="00743A91"/>
    <w:rsid w:val="0074485A"/>
    <w:rsid w:val="00746C1E"/>
    <w:rsid w:val="00750C0E"/>
    <w:rsid w:val="0075264B"/>
    <w:rsid w:val="00752D2A"/>
    <w:rsid w:val="007555A0"/>
    <w:rsid w:val="00756255"/>
    <w:rsid w:val="00756277"/>
    <w:rsid w:val="00760984"/>
    <w:rsid w:val="00761D22"/>
    <w:rsid w:val="00763668"/>
    <w:rsid w:val="00763F5C"/>
    <w:rsid w:val="00764EDD"/>
    <w:rsid w:val="00765498"/>
    <w:rsid w:val="00765942"/>
    <w:rsid w:val="0076606C"/>
    <w:rsid w:val="00766167"/>
    <w:rsid w:val="00766688"/>
    <w:rsid w:val="00766F93"/>
    <w:rsid w:val="00767647"/>
    <w:rsid w:val="007716E4"/>
    <w:rsid w:val="00774B3F"/>
    <w:rsid w:val="007762B9"/>
    <w:rsid w:val="00777205"/>
    <w:rsid w:val="007775CF"/>
    <w:rsid w:val="00780048"/>
    <w:rsid w:val="00780D1A"/>
    <w:rsid w:val="00782556"/>
    <w:rsid w:val="0078385A"/>
    <w:rsid w:val="00786445"/>
    <w:rsid w:val="00786742"/>
    <w:rsid w:val="00787F4A"/>
    <w:rsid w:val="00791AC7"/>
    <w:rsid w:val="00794AA0"/>
    <w:rsid w:val="00794B88"/>
    <w:rsid w:val="00795E9D"/>
    <w:rsid w:val="007966F3"/>
    <w:rsid w:val="00796C59"/>
    <w:rsid w:val="007974DE"/>
    <w:rsid w:val="00797FE4"/>
    <w:rsid w:val="007A010A"/>
    <w:rsid w:val="007A0429"/>
    <w:rsid w:val="007A5A74"/>
    <w:rsid w:val="007B1FD8"/>
    <w:rsid w:val="007B341D"/>
    <w:rsid w:val="007B3B1F"/>
    <w:rsid w:val="007B492A"/>
    <w:rsid w:val="007B4B38"/>
    <w:rsid w:val="007B4C97"/>
    <w:rsid w:val="007B66BA"/>
    <w:rsid w:val="007B6B10"/>
    <w:rsid w:val="007C2052"/>
    <w:rsid w:val="007C246C"/>
    <w:rsid w:val="007C26E3"/>
    <w:rsid w:val="007C2D78"/>
    <w:rsid w:val="007C3589"/>
    <w:rsid w:val="007C36AB"/>
    <w:rsid w:val="007C40E3"/>
    <w:rsid w:val="007C471F"/>
    <w:rsid w:val="007C5568"/>
    <w:rsid w:val="007C7994"/>
    <w:rsid w:val="007D0478"/>
    <w:rsid w:val="007D1206"/>
    <w:rsid w:val="007D1966"/>
    <w:rsid w:val="007D2A56"/>
    <w:rsid w:val="007D3D87"/>
    <w:rsid w:val="007D3F48"/>
    <w:rsid w:val="007D424F"/>
    <w:rsid w:val="007D5302"/>
    <w:rsid w:val="007E04D6"/>
    <w:rsid w:val="007E1188"/>
    <w:rsid w:val="007E1467"/>
    <w:rsid w:val="007E1BCC"/>
    <w:rsid w:val="007E36B6"/>
    <w:rsid w:val="007E7D1B"/>
    <w:rsid w:val="007F08DD"/>
    <w:rsid w:val="007F1DE1"/>
    <w:rsid w:val="007F260B"/>
    <w:rsid w:val="007F2DD0"/>
    <w:rsid w:val="007F399F"/>
    <w:rsid w:val="007F5DDF"/>
    <w:rsid w:val="007F711E"/>
    <w:rsid w:val="007F7986"/>
    <w:rsid w:val="008007CD"/>
    <w:rsid w:val="008013F4"/>
    <w:rsid w:val="00801668"/>
    <w:rsid w:val="00801C67"/>
    <w:rsid w:val="00804310"/>
    <w:rsid w:val="0080522B"/>
    <w:rsid w:val="008063A4"/>
    <w:rsid w:val="00810882"/>
    <w:rsid w:val="00810A86"/>
    <w:rsid w:val="0081194E"/>
    <w:rsid w:val="008119B4"/>
    <w:rsid w:val="0081237F"/>
    <w:rsid w:val="00814F01"/>
    <w:rsid w:val="00814FA9"/>
    <w:rsid w:val="0081559D"/>
    <w:rsid w:val="00817A49"/>
    <w:rsid w:val="00817B22"/>
    <w:rsid w:val="00821E07"/>
    <w:rsid w:val="008248EE"/>
    <w:rsid w:val="00825413"/>
    <w:rsid w:val="008254CF"/>
    <w:rsid w:val="0082558B"/>
    <w:rsid w:val="00825F1B"/>
    <w:rsid w:val="00826C06"/>
    <w:rsid w:val="008277E0"/>
    <w:rsid w:val="0083070F"/>
    <w:rsid w:val="00830B11"/>
    <w:rsid w:val="00835F0B"/>
    <w:rsid w:val="008373F2"/>
    <w:rsid w:val="0084116E"/>
    <w:rsid w:val="00843DF7"/>
    <w:rsid w:val="008450EE"/>
    <w:rsid w:val="00847397"/>
    <w:rsid w:val="00851BBC"/>
    <w:rsid w:val="008551C4"/>
    <w:rsid w:val="00857332"/>
    <w:rsid w:val="00857C79"/>
    <w:rsid w:val="00860423"/>
    <w:rsid w:val="008613DA"/>
    <w:rsid w:val="00861702"/>
    <w:rsid w:val="00862902"/>
    <w:rsid w:val="0086302A"/>
    <w:rsid w:val="008703C3"/>
    <w:rsid w:val="00872120"/>
    <w:rsid w:val="00872923"/>
    <w:rsid w:val="008730E0"/>
    <w:rsid w:val="00875072"/>
    <w:rsid w:val="00876175"/>
    <w:rsid w:val="00877347"/>
    <w:rsid w:val="00877976"/>
    <w:rsid w:val="00880CD4"/>
    <w:rsid w:val="00882D27"/>
    <w:rsid w:val="00882D59"/>
    <w:rsid w:val="00882F00"/>
    <w:rsid w:val="00882FE5"/>
    <w:rsid w:val="0088393A"/>
    <w:rsid w:val="008843C7"/>
    <w:rsid w:val="00884444"/>
    <w:rsid w:val="0088507B"/>
    <w:rsid w:val="008867B4"/>
    <w:rsid w:val="0088731E"/>
    <w:rsid w:val="00887C17"/>
    <w:rsid w:val="00890768"/>
    <w:rsid w:val="0089160A"/>
    <w:rsid w:val="008924AD"/>
    <w:rsid w:val="00893977"/>
    <w:rsid w:val="00893A88"/>
    <w:rsid w:val="008967E3"/>
    <w:rsid w:val="00897FAB"/>
    <w:rsid w:val="008A11D9"/>
    <w:rsid w:val="008A1793"/>
    <w:rsid w:val="008A374E"/>
    <w:rsid w:val="008A66EC"/>
    <w:rsid w:val="008B2C33"/>
    <w:rsid w:val="008B33C1"/>
    <w:rsid w:val="008B35E0"/>
    <w:rsid w:val="008B3C19"/>
    <w:rsid w:val="008B49BE"/>
    <w:rsid w:val="008B4A0C"/>
    <w:rsid w:val="008B569B"/>
    <w:rsid w:val="008B56C2"/>
    <w:rsid w:val="008B5B04"/>
    <w:rsid w:val="008B7E4F"/>
    <w:rsid w:val="008C06E3"/>
    <w:rsid w:val="008C306D"/>
    <w:rsid w:val="008C313A"/>
    <w:rsid w:val="008C4DE6"/>
    <w:rsid w:val="008C4E13"/>
    <w:rsid w:val="008C736C"/>
    <w:rsid w:val="008C7CF2"/>
    <w:rsid w:val="008D126B"/>
    <w:rsid w:val="008D1620"/>
    <w:rsid w:val="008D1712"/>
    <w:rsid w:val="008D1B28"/>
    <w:rsid w:val="008D4370"/>
    <w:rsid w:val="008D51B1"/>
    <w:rsid w:val="008D587C"/>
    <w:rsid w:val="008D608F"/>
    <w:rsid w:val="008D7BE9"/>
    <w:rsid w:val="008E153E"/>
    <w:rsid w:val="008E28E5"/>
    <w:rsid w:val="008E360A"/>
    <w:rsid w:val="008E3675"/>
    <w:rsid w:val="008E422C"/>
    <w:rsid w:val="008E4F4D"/>
    <w:rsid w:val="008E505C"/>
    <w:rsid w:val="008F2B6C"/>
    <w:rsid w:val="008F53CE"/>
    <w:rsid w:val="00900A47"/>
    <w:rsid w:val="00902932"/>
    <w:rsid w:val="009029BA"/>
    <w:rsid w:val="00902B5D"/>
    <w:rsid w:val="00904CCB"/>
    <w:rsid w:val="0090604F"/>
    <w:rsid w:val="00907D25"/>
    <w:rsid w:val="00907F36"/>
    <w:rsid w:val="00910298"/>
    <w:rsid w:val="0091054B"/>
    <w:rsid w:val="00910559"/>
    <w:rsid w:val="00910851"/>
    <w:rsid w:val="009109F8"/>
    <w:rsid w:val="00912227"/>
    <w:rsid w:val="0091291F"/>
    <w:rsid w:val="00912A4A"/>
    <w:rsid w:val="00912AF4"/>
    <w:rsid w:val="00913BE2"/>
    <w:rsid w:val="00915848"/>
    <w:rsid w:val="0091767C"/>
    <w:rsid w:val="00917875"/>
    <w:rsid w:val="00920609"/>
    <w:rsid w:val="0092081A"/>
    <w:rsid w:val="00923800"/>
    <w:rsid w:val="009250EF"/>
    <w:rsid w:val="00927F36"/>
    <w:rsid w:val="00930114"/>
    <w:rsid w:val="009304DB"/>
    <w:rsid w:val="00931A0B"/>
    <w:rsid w:val="00931CC2"/>
    <w:rsid w:val="00931FED"/>
    <w:rsid w:val="0093278D"/>
    <w:rsid w:val="00934015"/>
    <w:rsid w:val="009341D4"/>
    <w:rsid w:val="009371F5"/>
    <w:rsid w:val="00941840"/>
    <w:rsid w:val="009436B2"/>
    <w:rsid w:val="00943FD7"/>
    <w:rsid w:val="0094400D"/>
    <w:rsid w:val="00944835"/>
    <w:rsid w:val="00944FCD"/>
    <w:rsid w:val="0094617B"/>
    <w:rsid w:val="00946DE9"/>
    <w:rsid w:val="0094786D"/>
    <w:rsid w:val="00950179"/>
    <w:rsid w:val="009514BB"/>
    <w:rsid w:val="00952B8A"/>
    <w:rsid w:val="00952F71"/>
    <w:rsid w:val="0095369F"/>
    <w:rsid w:val="00954165"/>
    <w:rsid w:val="0095425E"/>
    <w:rsid w:val="00954968"/>
    <w:rsid w:val="0095741B"/>
    <w:rsid w:val="00957B98"/>
    <w:rsid w:val="00961220"/>
    <w:rsid w:val="00961424"/>
    <w:rsid w:val="00961ABB"/>
    <w:rsid w:val="00962A40"/>
    <w:rsid w:val="009635C8"/>
    <w:rsid w:val="009654C5"/>
    <w:rsid w:val="0096551D"/>
    <w:rsid w:val="00970300"/>
    <w:rsid w:val="00975DEB"/>
    <w:rsid w:val="00976E03"/>
    <w:rsid w:val="009774F1"/>
    <w:rsid w:val="00980D68"/>
    <w:rsid w:val="00981B4C"/>
    <w:rsid w:val="00981FFD"/>
    <w:rsid w:val="00983634"/>
    <w:rsid w:val="00984F9C"/>
    <w:rsid w:val="009865DF"/>
    <w:rsid w:val="00986DCA"/>
    <w:rsid w:val="00987C10"/>
    <w:rsid w:val="00990E1C"/>
    <w:rsid w:val="0099161B"/>
    <w:rsid w:val="009919BE"/>
    <w:rsid w:val="00991A87"/>
    <w:rsid w:val="00992189"/>
    <w:rsid w:val="00996FBD"/>
    <w:rsid w:val="00997CF1"/>
    <w:rsid w:val="00997D52"/>
    <w:rsid w:val="009A0ECB"/>
    <w:rsid w:val="009A2B08"/>
    <w:rsid w:val="009A2B39"/>
    <w:rsid w:val="009A371E"/>
    <w:rsid w:val="009B00B9"/>
    <w:rsid w:val="009B03AE"/>
    <w:rsid w:val="009B07CD"/>
    <w:rsid w:val="009B12AE"/>
    <w:rsid w:val="009B1AC7"/>
    <w:rsid w:val="009B48AB"/>
    <w:rsid w:val="009B6578"/>
    <w:rsid w:val="009C04D8"/>
    <w:rsid w:val="009C13DF"/>
    <w:rsid w:val="009C1C37"/>
    <w:rsid w:val="009C2354"/>
    <w:rsid w:val="009C2569"/>
    <w:rsid w:val="009C37C9"/>
    <w:rsid w:val="009C4D4B"/>
    <w:rsid w:val="009C4E9C"/>
    <w:rsid w:val="009D1A50"/>
    <w:rsid w:val="009D4F33"/>
    <w:rsid w:val="009D56F9"/>
    <w:rsid w:val="009D68CD"/>
    <w:rsid w:val="009D7F3C"/>
    <w:rsid w:val="009E142C"/>
    <w:rsid w:val="009E17E9"/>
    <w:rsid w:val="009E33CC"/>
    <w:rsid w:val="009E3D95"/>
    <w:rsid w:val="009E47C3"/>
    <w:rsid w:val="009F025C"/>
    <w:rsid w:val="009F0D56"/>
    <w:rsid w:val="009F1C35"/>
    <w:rsid w:val="009F2D4A"/>
    <w:rsid w:val="009F2EA5"/>
    <w:rsid w:val="009F395B"/>
    <w:rsid w:val="009F398D"/>
    <w:rsid w:val="009F4B5E"/>
    <w:rsid w:val="009F5170"/>
    <w:rsid w:val="009F578D"/>
    <w:rsid w:val="009F6BC9"/>
    <w:rsid w:val="009F7F5E"/>
    <w:rsid w:val="00A0186B"/>
    <w:rsid w:val="00A01979"/>
    <w:rsid w:val="00A03129"/>
    <w:rsid w:val="00A036D2"/>
    <w:rsid w:val="00A04BB2"/>
    <w:rsid w:val="00A05EA6"/>
    <w:rsid w:val="00A061C5"/>
    <w:rsid w:val="00A06294"/>
    <w:rsid w:val="00A07FFA"/>
    <w:rsid w:val="00A1197F"/>
    <w:rsid w:val="00A13254"/>
    <w:rsid w:val="00A13A99"/>
    <w:rsid w:val="00A13F1F"/>
    <w:rsid w:val="00A14729"/>
    <w:rsid w:val="00A14A11"/>
    <w:rsid w:val="00A15D53"/>
    <w:rsid w:val="00A15D7A"/>
    <w:rsid w:val="00A175DD"/>
    <w:rsid w:val="00A2107A"/>
    <w:rsid w:val="00A226BE"/>
    <w:rsid w:val="00A23681"/>
    <w:rsid w:val="00A24044"/>
    <w:rsid w:val="00A244BD"/>
    <w:rsid w:val="00A246B4"/>
    <w:rsid w:val="00A25DB0"/>
    <w:rsid w:val="00A26CDE"/>
    <w:rsid w:val="00A27409"/>
    <w:rsid w:val="00A30698"/>
    <w:rsid w:val="00A33286"/>
    <w:rsid w:val="00A33CAF"/>
    <w:rsid w:val="00A35875"/>
    <w:rsid w:val="00A35C5E"/>
    <w:rsid w:val="00A37555"/>
    <w:rsid w:val="00A41D0C"/>
    <w:rsid w:val="00A42DC7"/>
    <w:rsid w:val="00A43746"/>
    <w:rsid w:val="00A43C16"/>
    <w:rsid w:val="00A46438"/>
    <w:rsid w:val="00A51AB2"/>
    <w:rsid w:val="00A530A4"/>
    <w:rsid w:val="00A547C7"/>
    <w:rsid w:val="00A54C08"/>
    <w:rsid w:val="00A6080A"/>
    <w:rsid w:val="00A65304"/>
    <w:rsid w:val="00A65A22"/>
    <w:rsid w:val="00A70F6F"/>
    <w:rsid w:val="00A71C19"/>
    <w:rsid w:val="00A73997"/>
    <w:rsid w:val="00A7426E"/>
    <w:rsid w:val="00A75387"/>
    <w:rsid w:val="00A75405"/>
    <w:rsid w:val="00A75A2E"/>
    <w:rsid w:val="00A7651E"/>
    <w:rsid w:val="00A77706"/>
    <w:rsid w:val="00A777A3"/>
    <w:rsid w:val="00A803BF"/>
    <w:rsid w:val="00A8226C"/>
    <w:rsid w:val="00A85CE5"/>
    <w:rsid w:val="00A87363"/>
    <w:rsid w:val="00A87B97"/>
    <w:rsid w:val="00A87D64"/>
    <w:rsid w:val="00A90AD8"/>
    <w:rsid w:val="00A90E3E"/>
    <w:rsid w:val="00A92467"/>
    <w:rsid w:val="00A92DC8"/>
    <w:rsid w:val="00A95AE5"/>
    <w:rsid w:val="00A95D8B"/>
    <w:rsid w:val="00A96B88"/>
    <w:rsid w:val="00A96F76"/>
    <w:rsid w:val="00A97689"/>
    <w:rsid w:val="00AA215D"/>
    <w:rsid w:val="00AA2667"/>
    <w:rsid w:val="00AA2C27"/>
    <w:rsid w:val="00AA41CD"/>
    <w:rsid w:val="00AA606B"/>
    <w:rsid w:val="00AA7059"/>
    <w:rsid w:val="00AA723D"/>
    <w:rsid w:val="00AB1DFF"/>
    <w:rsid w:val="00AB1E25"/>
    <w:rsid w:val="00AB1FE7"/>
    <w:rsid w:val="00AB3B93"/>
    <w:rsid w:val="00AB4EAE"/>
    <w:rsid w:val="00AB5EAF"/>
    <w:rsid w:val="00AB5EFB"/>
    <w:rsid w:val="00AB6B62"/>
    <w:rsid w:val="00AB7A21"/>
    <w:rsid w:val="00AC09E3"/>
    <w:rsid w:val="00AC1094"/>
    <w:rsid w:val="00AC4C3A"/>
    <w:rsid w:val="00AD2637"/>
    <w:rsid w:val="00AD6338"/>
    <w:rsid w:val="00AE04DC"/>
    <w:rsid w:val="00AE0E44"/>
    <w:rsid w:val="00AE1AA4"/>
    <w:rsid w:val="00AE2C33"/>
    <w:rsid w:val="00AE3C0E"/>
    <w:rsid w:val="00AE4479"/>
    <w:rsid w:val="00AE74A0"/>
    <w:rsid w:val="00AE7611"/>
    <w:rsid w:val="00AF0377"/>
    <w:rsid w:val="00AF1405"/>
    <w:rsid w:val="00AF181B"/>
    <w:rsid w:val="00AF3343"/>
    <w:rsid w:val="00AF36C8"/>
    <w:rsid w:val="00AF3ABE"/>
    <w:rsid w:val="00AF3D90"/>
    <w:rsid w:val="00AF5F98"/>
    <w:rsid w:val="00B0182A"/>
    <w:rsid w:val="00B03C38"/>
    <w:rsid w:val="00B04E31"/>
    <w:rsid w:val="00B05096"/>
    <w:rsid w:val="00B06D8B"/>
    <w:rsid w:val="00B06E81"/>
    <w:rsid w:val="00B129C7"/>
    <w:rsid w:val="00B12D51"/>
    <w:rsid w:val="00B1353B"/>
    <w:rsid w:val="00B146CA"/>
    <w:rsid w:val="00B153CF"/>
    <w:rsid w:val="00B16CDF"/>
    <w:rsid w:val="00B1788E"/>
    <w:rsid w:val="00B20781"/>
    <w:rsid w:val="00B224D6"/>
    <w:rsid w:val="00B23533"/>
    <w:rsid w:val="00B24441"/>
    <w:rsid w:val="00B255F6"/>
    <w:rsid w:val="00B2591C"/>
    <w:rsid w:val="00B27644"/>
    <w:rsid w:val="00B303C1"/>
    <w:rsid w:val="00B32101"/>
    <w:rsid w:val="00B34288"/>
    <w:rsid w:val="00B34504"/>
    <w:rsid w:val="00B3487E"/>
    <w:rsid w:val="00B34C66"/>
    <w:rsid w:val="00B37E0E"/>
    <w:rsid w:val="00B41121"/>
    <w:rsid w:val="00B425DE"/>
    <w:rsid w:val="00B42E98"/>
    <w:rsid w:val="00B44508"/>
    <w:rsid w:val="00B4470E"/>
    <w:rsid w:val="00B4520A"/>
    <w:rsid w:val="00B45E7E"/>
    <w:rsid w:val="00B45F05"/>
    <w:rsid w:val="00B520AA"/>
    <w:rsid w:val="00B52CE5"/>
    <w:rsid w:val="00B537D4"/>
    <w:rsid w:val="00B5476D"/>
    <w:rsid w:val="00B54DB9"/>
    <w:rsid w:val="00B567EA"/>
    <w:rsid w:val="00B571A1"/>
    <w:rsid w:val="00B625AD"/>
    <w:rsid w:val="00B66345"/>
    <w:rsid w:val="00B6752A"/>
    <w:rsid w:val="00B67C0A"/>
    <w:rsid w:val="00B67C79"/>
    <w:rsid w:val="00B70B93"/>
    <w:rsid w:val="00B719AE"/>
    <w:rsid w:val="00B74CD7"/>
    <w:rsid w:val="00B74E9B"/>
    <w:rsid w:val="00B76473"/>
    <w:rsid w:val="00B82FAB"/>
    <w:rsid w:val="00B9017D"/>
    <w:rsid w:val="00B909A2"/>
    <w:rsid w:val="00B93019"/>
    <w:rsid w:val="00B941B3"/>
    <w:rsid w:val="00B94255"/>
    <w:rsid w:val="00B94775"/>
    <w:rsid w:val="00B95041"/>
    <w:rsid w:val="00B95383"/>
    <w:rsid w:val="00B957B4"/>
    <w:rsid w:val="00B9724D"/>
    <w:rsid w:val="00BA44DD"/>
    <w:rsid w:val="00BA5239"/>
    <w:rsid w:val="00BA668A"/>
    <w:rsid w:val="00BA7CC2"/>
    <w:rsid w:val="00BB0002"/>
    <w:rsid w:val="00BB3FF0"/>
    <w:rsid w:val="00BB52F2"/>
    <w:rsid w:val="00BB7ADC"/>
    <w:rsid w:val="00BC1F7D"/>
    <w:rsid w:val="00BC2792"/>
    <w:rsid w:val="00BC2A7E"/>
    <w:rsid w:val="00BC3957"/>
    <w:rsid w:val="00BC4525"/>
    <w:rsid w:val="00BC59B9"/>
    <w:rsid w:val="00BC7197"/>
    <w:rsid w:val="00BC7819"/>
    <w:rsid w:val="00BD25B5"/>
    <w:rsid w:val="00BD3B20"/>
    <w:rsid w:val="00BD41B4"/>
    <w:rsid w:val="00BD7241"/>
    <w:rsid w:val="00BE0B55"/>
    <w:rsid w:val="00BE0E00"/>
    <w:rsid w:val="00BE171E"/>
    <w:rsid w:val="00BE1889"/>
    <w:rsid w:val="00BE2326"/>
    <w:rsid w:val="00BE3F4E"/>
    <w:rsid w:val="00BE5017"/>
    <w:rsid w:val="00BE609A"/>
    <w:rsid w:val="00BE7F62"/>
    <w:rsid w:val="00BF004E"/>
    <w:rsid w:val="00BF05E5"/>
    <w:rsid w:val="00BF2537"/>
    <w:rsid w:val="00C001F3"/>
    <w:rsid w:val="00C002C6"/>
    <w:rsid w:val="00C019BA"/>
    <w:rsid w:val="00C03E7D"/>
    <w:rsid w:val="00C0664A"/>
    <w:rsid w:val="00C07A4B"/>
    <w:rsid w:val="00C13303"/>
    <w:rsid w:val="00C13639"/>
    <w:rsid w:val="00C13884"/>
    <w:rsid w:val="00C1459B"/>
    <w:rsid w:val="00C15775"/>
    <w:rsid w:val="00C1630F"/>
    <w:rsid w:val="00C16618"/>
    <w:rsid w:val="00C17650"/>
    <w:rsid w:val="00C20C59"/>
    <w:rsid w:val="00C22CD9"/>
    <w:rsid w:val="00C231A8"/>
    <w:rsid w:val="00C23F6D"/>
    <w:rsid w:val="00C25714"/>
    <w:rsid w:val="00C272F3"/>
    <w:rsid w:val="00C304B6"/>
    <w:rsid w:val="00C30921"/>
    <w:rsid w:val="00C310D0"/>
    <w:rsid w:val="00C32A73"/>
    <w:rsid w:val="00C32EA7"/>
    <w:rsid w:val="00C33AB7"/>
    <w:rsid w:val="00C33CCA"/>
    <w:rsid w:val="00C34003"/>
    <w:rsid w:val="00C34300"/>
    <w:rsid w:val="00C372B7"/>
    <w:rsid w:val="00C37A35"/>
    <w:rsid w:val="00C43795"/>
    <w:rsid w:val="00C43D49"/>
    <w:rsid w:val="00C44AFC"/>
    <w:rsid w:val="00C471DD"/>
    <w:rsid w:val="00C50B2D"/>
    <w:rsid w:val="00C51097"/>
    <w:rsid w:val="00C5274C"/>
    <w:rsid w:val="00C5284F"/>
    <w:rsid w:val="00C52E69"/>
    <w:rsid w:val="00C53A15"/>
    <w:rsid w:val="00C54319"/>
    <w:rsid w:val="00C54394"/>
    <w:rsid w:val="00C549DF"/>
    <w:rsid w:val="00C56CE1"/>
    <w:rsid w:val="00C5739B"/>
    <w:rsid w:val="00C576A9"/>
    <w:rsid w:val="00C57DB0"/>
    <w:rsid w:val="00C60DF7"/>
    <w:rsid w:val="00C6105F"/>
    <w:rsid w:val="00C610A6"/>
    <w:rsid w:val="00C623C2"/>
    <w:rsid w:val="00C63712"/>
    <w:rsid w:val="00C65270"/>
    <w:rsid w:val="00C6586E"/>
    <w:rsid w:val="00C6758B"/>
    <w:rsid w:val="00C6788E"/>
    <w:rsid w:val="00C71CBC"/>
    <w:rsid w:val="00C74B41"/>
    <w:rsid w:val="00C76998"/>
    <w:rsid w:val="00C77F62"/>
    <w:rsid w:val="00C80105"/>
    <w:rsid w:val="00C80D1A"/>
    <w:rsid w:val="00C80DE1"/>
    <w:rsid w:val="00C81FC7"/>
    <w:rsid w:val="00C81FF6"/>
    <w:rsid w:val="00C8283C"/>
    <w:rsid w:val="00C83080"/>
    <w:rsid w:val="00C831D3"/>
    <w:rsid w:val="00C90E66"/>
    <w:rsid w:val="00C91BC3"/>
    <w:rsid w:val="00C92608"/>
    <w:rsid w:val="00C927A5"/>
    <w:rsid w:val="00C9530E"/>
    <w:rsid w:val="00C96524"/>
    <w:rsid w:val="00C96D65"/>
    <w:rsid w:val="00C97E2C"/>
    <w:rsid w:val="00CA09ED"/>
    <w:rsid w:val="00CA0A55"/>
    <w:rsid w:val="00CA56C2"/>
    <w:rsid w:val="00CA59AB"/>
    <w:rsid w:val="00CB18C9"/>
    <w:rsid w:val="00CB245D"/>
    <w:rsid w:val="00CB2DCC"/>
    <w:rsid w:val="00CB356A"/>
    <w:rsid w:val="00CB4725"/>
    <w:rsid w:val="00CB4B7B"/>
    <w:rsid w:val="00CB5E24"/>
    <w:rsid w:val="00CB700F"/>
    <w:rsid w:val="00CC0F72"/>
    <w:rsid w:val="00CC221B"/>
    <w:rsid w:val="00CC298C"/>
    <w:rsid w:val="00CC3177"/>
    <w:rsid w:val="00CC3D90"/>
    <w:rsid w:val="00CC418F"/>
    <w:rsid w:val="00CC4864"/>
    <w:rsid w:val="00CC54AF"/>
    <w:rsid w:val="00CC6D4B"/>
    <w:rsid w:val="00CD2974"/>
    <w:rsid w:val="00CD2AAB"/>
    <w:rsid w:val="00CD472B"/>
    <w:rsid w:val="00CD5516"/>
    <w:rsid w:val="00CD75FC"/>
    <w:rsid w:val="00CE0A6A"/>
    <w:rsid w:val="00CE29E5"/>
    <w:rsid w:val="00CE31FF"/>
    <w:rsid w:val="00CE32CF"/>
    <w:rsid w:val="00CE4062"/>
    <w:rsid w:val="00CE56E1"/>
    <w:rsid w:val="00CE5892"/>
    <w:rsid w:val="00CE5EBD"/>
    <w:rsid w:val="00CE6446"/>
    <w:rsid w:val="00CF09FC"/>
    <w:rsid w:val="00CF19A8"/>
    <w:rsid w:val="00CF472E"/>
    <w:rsid w:val="00CF64DC"/>
    <w:rsid w:val="00CF6CDF"/>
    <w:rsid w:val="00CF747E"/>
    <w:rsid w:val="00D010CF"/>
    <w:rsid w:val="00D032A2"/>
    <w:rsid w:val="00D04355"/>
    <w:rsid w:val="00D04871"/>
    <w:rsid w:val="00D05AED"/>
    <w:rsid w:val="00D06227"/>
    <w:rsid w:val="00D06373"/>
    <w:rsid w:val="00D0637B"/>
    <w:rsid w:val="00D0644E"/>
    <w:rsid w:val="00D0744A"/>
    <w:rsid w:val="00D07491"/>
    <w:rsid w:val="00D11329"/>
    <w:rsid w:val="00D118C5"/>
    <w:rsid w:val="00D1332D"/>
    <w:rsid w:val="00D1468F"/>
    <w:rsid w:val="00D14B0C"/>
    <w:rsid w:val="00D16589"/>
    <w:rsid w:val="00D211A9"/>
    <w:rsid w:val="00D24313"/>
    <w:rsid w:val="00D2499D"/>
    <w:rsid w:val="00D24AD4"/>
    <w:rsid w:val="00D264C3"/>
    <w:rsid w:val="00D26706"/>
    <w:rsid w:val="00D272C1"/>
    <w:rsid w:val="00D30781"/>
    <w:rsid w:val="00D3229F"/>
    <w:rsid w:val="00D323FF"/>
    <w:rsid w:val="00D334DA"/>
    <w:rsid w:val="00D34C10"/>
    <w:rsid w:val="00D34C41"/>
    <w:rsid w:val="00D35B8F"/>
    <w:rsid w:val="00D36BF8"/>
    <w:rsid w:val="00D374D1"/>
    <w:rsid w:val="00D37B23"/>
    <w:rsid w:val="00D37C52"/>
    <w:rsid w:val="00D4097B"/>
    <w:rsid w:val="00D40E52"/>
    <w:rsid w:val="00D424EF"/>
    <w:rsid w:val="00D42790"/>
    <w:rsid w:val="00D43464"/>
    <w:rsid w:val="00D45E67"/>
    <w:rsid w:val="00D46EF9"/>
    <w:rsid w:val="00D50254"/>
    <w:rsid w:val="00D52346"/>
    <w:rsid w:val="00D52732"/>
    <w:rsid w:val="00D5312B"/>
    <w:rsid w:val="00D53785"/>
    <w:rsid w:val="00D53A37"/>
    <w:rsid w:val="00D54577"/>
    <w:rsid w:val="00D55225"/>
    <w:rsid w:val="00D56204"/>
    <w:rsid w:val="00D57068"/>
    <w:rsid w:val="00D632AA"/>
    <w:rsid w:val="00D637DA"/>
    <w:rsid w:val="00D66D2B"/>
    <w:rsid w:val="00D70D37"/>
    <w:rsid w:val="00D72BF5"/>
    <w:rsid w:val="00D72D9E"/>
    <w:rsid w:val="00D7340B"/>
    <w:rsid w:val="00D735A3"/>
    <w:rsid w:val="00D73E2B"/>
    <w:rsid w:val="00D74A92"/>
    <w:rsid w:val="00D7598C"/>
    <w:rsid w:val="00D75ABD"/>
    <w:rsid w:val="00D76693"/>
    <w:rsid w:val="00D77072"/>
    <w:rsid w:val="00D80456"/>
    <w:rsid w:val="00D826E5"/>
    <w:rsid w:val="00D830A8"/>
    <w:rsid w:val="00D84DC7"/>
    <w:rsid w:val="00D85750"/>
    <w:rsid w:val="00D90ADF"/>
    <w:rsid w:val="00D90D12"/>
    <w:rsid w:val="00D95A2F"/>
    <w:rsid w:val="00D966A9"/>
    <w:rsid w:val="00D9773E"/>
    <w:rsid w:val="00DA0109"/>
    <w:rsid w:val="00DA017D"/>
    <w:rsid w:val="00DA07FB"/>
    <w:rsid w:val="00DA2C27"/>
    <w:rsid w:val="00DA6414"/>
    <w:rsid w:val="00DA78D9"/>
    <w:rsid w:val="00DB1C08"/>
    <w:rsid w:val="00DB3296"/>
    <w:rsid w:val="00DB546C"/>
    <w:rsid w:val="00DB74B9"/>
    <w:rsid w:val="00DC3FA2"/>
    <w:rsid w:val="00DC42CB"/>
    <w:rsid w:val="00DC56F4"/>
    <w:rsid w:val="00DC5889"/>
    <w:rsid w:val="00DD429E"/>
    <w:rsid w:val="00DD438B"/>
    <w:rsid w:val="00DD5AB3"/>
    <w:rsid w:val="00DD6D2D"/>
    <w:rsid w:val="00DD7744"/>
    <w:rsid w:val="00DD79DB"/>
    <w:rsid w:val="00DE04AB"/>
    <w:rsid w:val="00DE41A7"/>
    <w:rsid w:val="00DE704A"/>
    <w:rsid w:val="00DF1187"/>
    <w:rsid w:val="00DF1ED1"/>
    <w:rsid w:val="00DF4F46"/>
    <w:rsid w:val="00DF4F4F"/>
    <w:rsid w:val="00DF512B"/>
    <w:rsid w:val="00DF538C"/>
    <w:rsid w:val="00DF7D81"/>
    <w:rsid w:val="00E0013C"/>
    <w:rsid w:val="00E01987"/>
    <w:rsid w:val="00E01B35"/>
    <w:rsid w:val="00E01B58"/>
    <w:rsid w:val="00E05890"/>
    <w:rsid w:val="00E05BFF"/>
    <w:rsid w:val="00E067C7"/>
    <w:rsid w:val="00E102B1"/>
    <w:rsid w:val="00E102CA"/>
    <w:rsid w:val="00E121A1"/>
    <w:rsid w:val="00E1319C"/>
    <w:rsid w:val="00E13D7D"/>
    <w:rsid w:val="00E15127"/>
    <w:rsid w:val="00E15BD4"/>
    <w:rsid w:val="00E17225"/>
    <w:rsid w:val="00E2040B"/>
    <w:rsid w:val="00E2136B"/>
    <w:rsid w:val="00E21392"/>
    <w:rsid w:val="00E21456"/>
    <w:rsid w:val="00E24762"/>
    <w:rsid w:val="00E265B3"/>
    <w:rsid w:val="00E272D4"/>
    <w:rsid w:val="00E27647"/>
    <w:rsid w:val="00E2781B"/>
    <w:rsid w:val="00E30FB6"/>
    <w:rsid w:val="00E31196"/>
    <w:rsid w:val="00E322D8"/>
    <w:rsid w:val="00E3302F"/>
    <w:rsid w:val="00E36198"/>
    <w:rsid w:val="00E36E28"/>
    <w:rsid w:val="00E37DA1"/>
    <w:rsid w:val="00E40868"/>
    <w:rsid w:val="00E411D6"/>
    <w:rsid w:val="00E415D3"/>
    <w:rsid w:val="00E41779"/>
    <w:rsid w:val="00E43DF5"/>
    <w:rsid w:val="00E450CA"/>
    <w:rsid w:val="00E464CB"/>
    <w:rsid w:val="00E46DCF"/>
    <w:rsid w:val="00E50FF7"/>
    <w:rsid w:val="00E516AD"/>
    <w:rsid w:val="00E52570"/>
    <w:rsid w:val="00E53866"/>
    <w:rsid w:val="00E54FCA"/>
    <w:rsid w:val="00E55E92"/>
    <w:rsid w:val="00E60BD6"/>
    <w:rsid w:val="00E63E4A"/>
    <w:rsid w:val="00E64A2B"/>
    <w:rsid w:val="00E6543F"/>
    <w:rsid w:val="00E66EA9"/>
    <w:rsid w:val="00E6779D"/>
    <w:rsid w:val="00E71C39"/>
    <w:rsid w:val="00E722D6"/>
    <w:rsid w:val="00E74D33"/>
    <w:rsid w:val="00E75B72"/>
    <w:rsid w:val="00E76829"/>
    <w:rsid w:val="00E76C71"/>
    <w:rsid w:val="00E7754F"/>
    <w:rsid w:val="00E77BD5"/>
    <w:rsid w:val="00E805F5"/>
    <w:rsid w:val="00E80695"/>
    <w:rsid w:val="00E821DD"/>
    <w:rsid w:val="00E82A79"/>
    <w:rsid w:val="00E85EB6"/>
    <w:rsid w:val="00E860C9"/>
    <w:rsid w:val="00E86179"/>
    <w:rsid w:val="00E87020"/>
    <w:rsid w:val="00E924B6"/>
    <w:rsid w:val="00E941E8"/>
    <w:rsid w:val="00EA0083"/>
    <w:rsid w:val="00EA163E"/>
    <w:rsid w:val="00EA3361"/>
    <w:rsid w:val="00EA3571"/>
    <w:rsid w:val="00EA3ABA"/>
    <w:rsid w:val="00EA5B03"/>
    <w:rsid w:val="00EA764E"/>
    <w:rsid w:val="00EB1EE0"/>
    <w:rsid w:val="00EB2B12"/>
    <w:rsid w:val="00EB31AC"/>
    <w:rsid w:val="00EB3951"/>
    <w:rsid w:val="00EB41CC"/>
    <w:rsid w:val="00EB4A25"/>
    <w:rsid w:val="00EB5603"/>
    <w:rsid w:val="00EC3C94"/>
    <w:rsid w:val="00EC4005"/>
    <w:rsid w:val="00EC46EB"/>
    <w:rsid w:val="00EC5B82"/>
    <w:rsid w:val="00EC70E5"/>
    <w:rsid w:val="00EC7759"/>
    <w:rsid w:val="00ED0C17"/>
    <w:rsid w:val="00ED33B7"/>
    <w:rsid w:val="00ED50CA"/>
    <w:rsid w:val="00ED7037"/>
    <w:rsid w:val="00ED7451"/>
    <w:rsid w:val="00EE0020"/>
    <w:rsid w:val="00EE0458"/>
    <w:rsid w:val="00EE0D96"/>
    <w:rsid w:val="00EE2D99"/>
    <w:rsid w:val="00EE3EF3"/>
    <w:rsid w:val="00EE4055"/>
    <w:rsid w:val="00EE430B"/>
    <w:rsid w:val="00EE4D0D"/>
    <w:rsid w:val="00EE4D4D"/>
    <w:rsid w:val="00EE6866"/>
    <w:rsid w:val="00EE68D9"/>
    <w:rsid w:val="00EF0C04"/>
    <w:rsid w:val="00EF0C60"/>
    <w:rsid w:val="00EF16C0"/>
    <w:rsid w:val="00EF2C4B"/>
    <w:rsid w:val="00EF3543"/>
    <w:rsid w:val="00EF3FD5"/>
    <w:rsid w:val="00EF4278"/>
    <w:rsid w:val="00EF50A3"/>
    <w:rsid w:val="00EF58DD"/>
    <w:rsid w:val="00F00624"/>
    <w:rsid w:val="00F00682"/>
    <w:rsid w:val="00F00712"/>
    <w:rsid w:val="00F00919"/>
    <w:rsid w:val="00F0212B"/>
    <w:rsid w:val="00F02AE1"/>
    <w:rsid w:val="00F042D6"/>
    <w:rsid w:val="00F04AC4"/>
    <w:rsid w:val="00F05AC3"/>
    <w:rsid w:val="00F070B3"/>
    <w:rsid w:val="00F07776"/>
    <w:rsid w:val="00F07F32"/>
    <w:rsid w:val="00F123C4"/>
    <w:rsid w:val="00F1255D"/>
    <w:rsid w:val="00F12706"/>
    <w:rsid w:val="00F12716"/>
    <w:rsid w:val="00F12917"/>
    <w:rsid w:val="00F12A3D"/>
    <w:rsid w:val="00F149DF"/>
    <w:rsid w:val="00F163A8"/>
    <w:rsid w:val="00F201BA"/>
    <w:rsid w:val="00F20F01"/>
    <w:rsid w:val="00F213A1"/>
    <w:rsid w:val="00F229A8"/>
    <w:rsid w:val="00F22B07"/>
    <w:rsid w:val="00F233BD"/>
    <w:rsid w:val="00F23F9C"/>
    <w:rsid w:val="00F24D96"/>
    <w:rsid w:val="00F252F3"/>
    <w:rsid w:val="00F25858"/>
    <w:rsid w:val="00F25A3F"/>
    <w:rsid w:val="00F25E85"/>
    <w:rsid w:val="00F307C9"/>
    <w:rsid w:val="00F30B24"/>
    <w:rsid w:val="00F31E88"/>
    <w:rsid w:val="00F328C5"/>
    <w:rsid w:val="00F33746"/>
    <w:rsid w:val="00F339CE"/>
    <w:rsid w:val="00F36E4C"/>
    <w:rsid w:val="00F40BDC"/>
    <w:rsid w:val="00F45A75"/>
    <w:rsid w:val="00F46118"/>
    <w:rsid w:val="00F4716D"/>
    <w:rsid w:val="00F47685"/>
    <w:rsid w:val="00F47C44"/>
    <w:rsid w:val="00F5224E"/>
    <w:rsid w:val="00F52A47"/>
    <w:rsid w:val="00F52CEC"/>
    <w:rsid w:val="00F54261"/>
    <w:rsid w:val="00F54BD3"/>
    <w:rsid w:val="00F558C0"/>
    <w:rsid w:val="00F579AD"/>
    <w:rsid w:val="00F62D80"/>
    <w:rsid w:val="00F64BD2"/>
    <w:rsid w:val="00F66C53"/>
    <w:rsid w:val="00F70E49"/>
    <w:rsid w:val="00F73712"/>
    <w:rsid w:val="00F740B5"/>
    <w:rsid w:val="00F7596F"/>
    <w:rsid w:val="00F76E7B"/>
    <w:rsid w:val="00F807E4"/>
    <w:rsid w:val="00F80DA1"/>
    <w:rsid w:val="00F81404"/>
    <w:rsid w:val="00F8375D"/>
    <w:rsid w:val="00F84054"/>
    <w:rsid w:val="00F8593C"/>
    <w:rsid w:val="00F8636F"/>
    <w:rsid w:val="00F8640C"/>
    <w:rsid w:val="00F86EE1"/>
    <w:rsid w:val="00F90B26"/>
    <w:rsid w:val="00F90B9B"/>
    <w:rsid w:val="00F922BD"/>
    <w:rsid w:val="00F92E92"/>
    <w:rsid w:val="00F94E55"/>
    <w:rsid w:val="00F95158"/>
    <w:rsid w:val="00F96626"/>
    <w:rsid w:val="00F975D8"/>
    <w:rsid w:val="00FA1C57"/>
    <w:rsid w:val="00FA39AA"/>
    <w:rsid w:val="00FA5AF7"/>
    <w:rsid w:val="00FA63E7"/>
    <w:rsid w:val="00FA6F8D"/>
    <w:rsid w:val="00FB1DB0"/>
    <w:rsid w:val="00FB232D"/>
    <w:rsid w:val="00FB3957"/>
    <w:rsid w:val="00FB5109"/>
    <w:rsid w:val="00FB60D4"/>
    <w:rsid w:val="00FC124E"/>
    <w:rsid w:val="00FC1285"/>
    <w:rsid w:val="00FC5825"/>
    <w:rsid w:val="00FC5894"/>
    <w:rsid w:val="00FC7A30"/>
    <w:rsid w:val="00FD0B3D"/>
    <w:rsid w:val="00FD1C17"/>
    <w:rsid w:val="00FD4C38"/>
    <w:rsid w:val="00FD5503"/>
    <w:rsid w:val="00FD6457"/>
    <w:rsid w:val="00FD6C4A"/>
    <w:rsid w:val="00FE289C"/>
    <w:rsid w:val="00FE6DED"/>
    <w:rsid w:val="00FF4E7F"/>
    <w:rsid w:val="00FF6277"/>
    <w:rsid w:val="00FF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508F5"/>
  <w15:chartTrackingRefBased/>
  <w15:docId w15:val="{59F8812F-53FB-4B77-86B5-41AB37C0C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6FBD"/>
    <w:pPr>
      <w:spacing w:before="120" w:after="120"/>
      <w:jc w:val="thaiDistribute"/>
    </w:pPr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aliases w:val="บทที่"/>
    <w:basedOn w:val="Normal"/>
    <w:next w:val="Normal"/>
    <w:link w:val="Heading1Char"/>
    <w:qFormat/>
    <w:rsid w:val="00A87D64"/>
    <w:pPr>
      <w:numPr>
        <w:numId w:val="136"/>
      </w:numPr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A87D64"/>
    <w:pPr>
      <w:keepNext/>
      <w:keepLines/>
      <w:numPr>
        <w:ilvl w:val="1"/>
        <w:numId w:val="136"/>
      </w:numPr>
      <w:spacing w:before="320" w:after="0" w:line="240" w:lineRule="auto"/>
      <w:jc w:val="left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nhideWhenUsed/>
    <w:qFormat/>
    <w:rsid w:val="00A87D64"/>
    <w:pPr>
      <w:keepNext/>
      <w:keepLines/>
      <w:numPr>
        <w:ilvl w:val="2"/>
        <w:numId w:val="136"/>
      </w:numPr>
      <w:spacing w:after="0" w:line="240" w:lineRule="auto"/>
      <w:jc w:val="left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nhideWhenUsed/>
    <w:qFormat/>
    <w:rsid w:val="00743A91"/>
    <w:pPr>
      <w:keepNext/>
      <w:keepLines/>
      <w:numPr>
        <w:ilvl w:val="3"/>
        <w:numId w:val="136"/>
      </w:numPr>
      <w:spacing w:before="0" w:after="0"/>
      <w:outlineLvl w:val="3"/>
    </w:pPr>
    <w:rPr>
      <w:rFonts w:eastAsiaTheme="majorEastAsi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2674"/>
    <w:pPr>
      <w:keepNext/>
      <w:keepLines/>
      <w:numPr>
        <w:ilvl w:val="4"/>
        <w:numId w:val="13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C2674"/>
    <w:pPr>
      <w:keepNext/>
      <w:keepLines/>
      <w:numPr>
        <w:ilvl w:val="5"/>
        <w:numId w:val="13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C2674"/>
    <w:pPr>
      <w:keepNext/>
      <w:keepLines/>
      <w:numPr>
        <w:ilvl w:val="6"/>
        <w:numId w:val="13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C2674"/>
    <w:pPr>
      <w:keepNext/>
      <w:keepLines/>
      <w:numPr>
        <w:ilvl w:val="7"/>
        <w:numId w:val="13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2674"/>
    <w:pPr>
      <w:keepNext/>
      <w:keepLines/>
      <w:numPr>
        <w:ilvl w:val="8"/>
        <w:numId w:val="13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1C2674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customStyle="1" w:styleId="Heading1Char">
    <w:name w:val="Heading 1 Char"/>
    <w:aliases w:val="บทที่ Char"/>
    <w:basedOn w:val="DefaultParagraphFont"/>
    <w:link w:val="Heading1"/>
    <w:rsid w:val="00A87D64"/>
    <w:rPr>
      <w:rFonts w:ascii="TH SarabunPSK" w:eastAsia="TH SarabunPSK" w:hAnsi="TH SarabunPSK" w:cs="TH SarabunPSK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A87D64"/>
    <w:rPr>
      <w:rFonts w:ascii="TH SarabunPSK" w:eastAsia="TH SarabunPSK" w:hAnsi="TH SarabunPSK" w:cs="TH SarabunPSK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A87D64"/>
    <w:rPr>
      <w:rFonts w:ascii="TH SarabunPSK" w:eastAsia="TH SarabunPSK" w:hAnsi="TH SarabunPSK" w:cs="TH SarabunPSK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rsid w:val="00743A91"/>
    <w:rPr>
      <w:rFonts w:ascii="TH SarabunPSK" w:eastAsiaTheme="majorEastAsia" w:hAnsi="TH SarabunPSK" w:cs="TH SarabunPSK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1C267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1C267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267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2674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267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1C2674"/>
    <w:pPr>
      <w:spacing w:after="0" w:line="276" w:lineRule="auto"/>
      <w:ind w:left="720"/>
      <w:contextualSpacing/>
    </w:pPr>
    <w:rPr>
      <w:rFonts w:cs="Angsana New"/>
      <w:szCs w:val="40"/>
    </w:rPr>
  </w:style>
  <w:style w:type="paragraph" w:customStyle="1" w:styleId="a">
    <w:name w:val="ลำดับ"/>
    <w:next w:val="Heading5"/>
    <w:link w:val="Char"/>
    <w:qFormat/>
    <w:rsid w:val="001C2674"/>
    <w:pPr>
      <w:spacing w:before="60" w:after="0" w:line="240" w:lineRule="auto"/>
    </w:pPr>
    <w:rPr>
      <w:rFonts w:ascii="TH SarabunPSK" w:eastAsia="TH SarabunPSK" w:hAnsi="TH SarabunPSK" w:cs="TH SarabunPSK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C2674"/>
    <w:rPr>
      <w:rFonts w:ascii="TH SarabunPSK" w:eastAsia="TH SarabunPSK" w:hAnsi="TH SarabunPSK" w:cs="Angsana New"/>
      <w:sz w:val="32"/>
      <w:szCs w:val="40"/>
    </w:rPr>
  </w:style>
  <w:style w:type="character" w:customStyle="1" w:styleId="Char">
    <w:name w:val="ลำดับ Char"/>
    <w:basedOn w:val="ListParagraphChar"/>
    <w:link w:val="a"/>
    <w:rsid w:val="001C2674"/>
    <w:rPr>
      <w:rFonts w:ascii="TH SarabunPSK" w:eastAsia="TH SarabunPSK" w:hAnsi="TH SarabunPSK" w:cs="TH SarabunPSK"/>
      <w:sz w:val="32"/>
      <w:szCs w:val="32"/>
    </w:rPr>
  </w:style>
  <w:style w:type="paragraph" w:customStyle="1" w:styleId="a0">
    <w:name w:val="ภาพที่"/>
    <w:basedOn w:val="Caption"/>
    <w:link w:val="Char0"/>
    <w:qFormat/>
    <w:rsid w:val="000E398E"/>
    <w:pPr>
      <w:jc w:val="center"/>
    </w:pPr>
    <w:rPr>
      <w:i w:val="0"/>
      <w:iCs w:val="0"/>
      <w:color w:val="auto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C2674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1C2674"/>
    <w:rPr>
      <w:rFonts w:ascii="TH SarabunPSK" w:eastAsia="TH SarabunPSK" w:hAnsi="TH SarabunPSK" w:cs="Angsana New"/>
      <w:sz w:val="32"/>
      <w:szCs w:val="40"/>
    </w:rPr>
  </w:style>
  <w:style w:type="character" w:customStyle="1" w:styleId="CaptionChar">
    <w:name w:val="Caption Char"/>
    <w:basedOn w:val="DefaultParagraphFont"/>
    <w:link w:val="Caption"/>
    <w:uiPriority w:val="35"/>
    <w:rsid w:val="001C2674"/>
    <w:rPr>
      <w:i/>
      <w:iCs/>
      <w:color w:val="44546A" w:themeColor="text2"/>
      <w:sz w:val="18"/>
      <w:szCs w:val="22"/>
    </w:rPr>
  </w:style>
  <w:style w:type="character" w:customStyle="1" w:styleId="Char0">
    <w:name w:val="ภาพที่ Char"/>
    <w:basedOn w:val="CaptionChar"/>
    <w:link w:val="a0"/>
    <w:rsid w:val="000E398E"/>
    <w:rPr>
      <w:rFonts w:ascii="TH SarabunPSK" w:eastAsia="TH SarabunPSK" w:hAnsi="TH SarabunPSK" w:cs="TH SarabunPSK"/>
      <w:i w:val="0"/>
      <w:iCs w:val="0"/>
      <w:color w:val="44546A" w:themeColor="text2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1C2674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1C2674"/>
    <w:rPr>
      <w:rFonts w:ascii="TH SarabunPSK" w:eastAsia="TH SarabunPSK" w:hAnsi="TH SarabunPSK" w:cs="Angsana New"/>
      <w:sz w:val="32"/>
      <w:szCs w:val="40"/>
    </w:rPr>
  </w:style>
  <w:style w:type="table" w:styleId="TableGrid">
    <w:name w:val="Table Grid"/>
    <w:basedOn w:val="TableNormal"/>
    <w:uiPriority w:val="39"/>
    <w:rsid w:val="001C2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ตารางที่"/>
    <w:basedOn w:val="Caption"/>
    <w:link w:val="Char1"/>
    <w:qFormat/>
    <w:rsid w:val="00D77072"/>
    <w:pPr>
      <w:spacing w:before="320" w:after="320"/>
    </w:pPr>
    <w:rPr>
      <w:i w:val="0"/>
      <w:iCs w:val="0"/>
      <w:color w:val="auto"/>
      <w:sz w:val="32"/>
      <w:szCs w:val="32"/>
    </w:rPr>
  </w:style>
  <w:style w:type="character" w:customStyle="1" w:styleId="Char1">
    <w:name w:val="ตารางที่ Char"/>
    <w:basedOn w:val="CaptionChar"/>
    <w:link w:val="a1"/>
    <w:rsid w:val="00D77072"/>
    <w:rPr>
      <w:rFonts w:ascii="TH SarabunPSK" w:eastAsia="TH SarabunPSK" w:hAnsi="TH SarabunPSK" w:cs="TH SarabunPSK"/>
      <w:i w:val="0"/>
      <w:iCs w:val="0"/>
      <w:color w:val="44546A" w:themeColor="text2"/>
      <w:sz w:val="32"/>
      <w:szCs w:val="32"/>
    </w:rPr>
  </w:style>
  <w:style w:type="paragraph" w:customStyle="1" w:styleId="a2">
    <w:name w:val="ภาคผนวก"/>
    <w:basedOn w:val="Normal"/>
    <w:link w:val="Char2"/>
    <w:qFormat/>
    <w:rsid w:val="00B16CDF"/>
    <w:pPr>
      <w:spacing w:after="0" w:line="240" w:lineRule="auto"/>
      <w:jc w:val="center"/>
    </w:pPr>
    <w:rPr>
      <w:b/>
      <w:bCs/>
      <w:sz w:val="40"/>
      <w:szCs w:val="36"/>
    </w:rPr>
  </w:style>
  <w:style w:type="character" w:styleId="Hyperlink">
    <w:name w:val="Hyperlink"/>
    <w:basedOn w:val="DefaultParagraphFont"/>
    <w:uiPriority w:val="99"/>
    <w:unhideWhenUsed/>
    <w:rsid w:val="001C2674"/>
    <w:rPr>
      <w:color w:val="0000FF"/>
      <w:u w:val="single"/>
    </w:rPr>
  </w:style>
  <w:style w:type="character" w:customStyle="1" w:styleId="Char2">
    <w:name w:val="ภาคผนวก Char"/>
    <w:basedOn w:val="DefaultParagraphFont"/>
    <w:link w:val="a2"/>
    <w:rsid w:val="00B16CDF"/>
    <w:rPr>
      <w:rFonts w:ascii="TH SarabunPSK" w:eastAsia="TH SarabunPSK" w:hAnsi="TH SarabunPSK" w:cs="TH SarabunPSK"/>
      <w:b/>
      <w:bCs/>
      <w:sz w:val="40"/>
      <w:szCs w:val="36"/>
    </w:rPr>
  </w:style>
  <w:style w:type="character" w:customStyle="1" w:styleId="spell-diff-red">
    <w:name w:val="spell-diff-red"/>
    <w:basedOn w:val="DefaultParagraphFont"/>
    <w:rsid w:val="001C2674"/>
  </w:style>
  <w:style w:type="paragraph" w:styleId="TOC1">
    <w:name w:val="toc 1"/>
    <w:basedOn w:val="Normal"/>
    <w:next w:val="Normal"/>
    <w:autoRedefine/>
    <w:uiPriority w:val="39"/>
    <w:unhideWhenUsed/>
    <w:rsid w:val="00D1468F"/>
    <w:pPr>
      <w:spacing w:after="0"/>
      <w:jc w:val="left"/>
    </w:pPr>
    <w:rPr>
      <w:rFonts w:asciiTheme="minorHAnsi" w:hAnsiTheme="minorHAnsi" w:cstheme="majorBidi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D6D2D"/>
    <w:pPr>
      <w:tabs>
        <w:tab w:val="left" w:pos="960"/>
        <w:tab w:val="right" w:leader="dot" w:pos="8584"/>
      </w:tabs>
      <w:spacing w:after="0"/>
      <w:ind w:left="320"/>
      <w:jc w:val="left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1C2674"/>
    <w:pPr>
      <w:spacing w:before="0" w:after="0"/>
      <w:ind w:left="640"/>
      <w:jc w:val="left"/>
    </w:pPr>
    <w:rPr>
      <w:rFonts w:asciiTheme="minorHAnsi" w:hAnsiTheme="minorHAnsi"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unhideWhenUsed/>
    <w:rsid w:val="001C2674"/>
    <w:pPr>
      <w:spacing w:before="0" w:after="0"/>
      <w:ind w:left="960"/>
      <w:jc w:val="left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unhideWhenUsed/>
    <w:rsid w:val="001C2674"/>
    <w:pPr>
      <w:spacing w:before="0" w:after="0"/>
      <w:ind w:left="1280"/>
      <w:jc w:val="left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unhideWhenUsed/>
    <w:rsid w:val="001C2674"/>
    <w:pPr>
      <w:spacing w:before="0" w:after="0"/>
      <w:ind w:left="1600"/>
      <w:jc w:val="left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unhideWhenUsed/>
    <w:rsid w:val="001C2674"/>
    <w:pPr>
      <w:spacing w:before="0" w:after="0"/>
      <w:ind w:left="1920"/>
      <w:jc w:val="left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unhideWhenUsed/>
    <w:rsid w:val="001C2674"/>
    <w:pPr>
      <w:spacing w:before="0" w:after="0"/>
      <w:ind w:left="2240"/>
      <w:jc w:val="left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unhideWhenUsed/>
    <w:rsid w:val="001C2674"/>
    <w:pPr>
      <w:spacing w:before="0" w:after="0"/>
      <w:ind w:left="2560"/>
      <w:jc w:val="left"/>
    </w:pPr>
    <w:rPr>
      <w:rFonts w:asciiTheme="minorHAnsi" w:hAnsiTheme="minorHAnsi" w:cstheme="majorBidi"/>
      <w:sz w:val="20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2674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674"/>
    <w:rPr>
      <w:rFonts w:ascii="Segoe UI" w:eastAsia="TH SarabunPSK" w:hAnsi="Segoe UI" w:cs="Angsana New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AA7059"/>
    <w:pPr>
      <w:spacing w:after="0" w:line="276" w:lineRule="auto"/>
      <w:ind w:left="640" w:hanging="640"/>
    </w:pPr>
    <w:rPr>
      <w:smallCaps/>
      <w:sz w:val="20"/>
    </w:rPr>
  </w:style>
  <w:style w:type="character" w:customStyle="1" w:styleId="apple-converted-space">
    <w:name w:val="apple-converted-space"/>
    <w:basedOn w:val="DefaultParagraphFont"/>
    <w:rsid w:val="001F1CCB"/>
  </w:style>
  <w:style w:type="character" w:styleId="Strong">
    <w:name w:val="Strong"/>
    <w:basedOn w:val="DefaultParagraphFont"/>
    <w:uiPriority w:val="22"/>
    <w:qFormat/>
    <w:rsid w:val="00AE2C33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C543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54319"/>
    <w:pPr>
      <w:spacing w:line="240" w:lineRule="auto"/>
    </w:pPr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54319"/>
    <w:rPr>
      <w:rFonts w:ascii="TH SarabunPSK" w:eastAsia="TH SarabunPSK" w:hAnsi="TH SarabunPSK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43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4319"/>
    <w:rPr>
      <w:rFonts w:ascii="TH SarabunPSK" w:eastAsia="TH SarabunPSK" w:hAnsi="TH SarabunPSK" w:cs="Angsana New"/>
      <w:b/>
      <w:bCs/>
      <w:sz w:val="20"/>
      <w:szCs w:val="25"/>
    </w:rPr>
  </w:style>
  <w:style w:type="character" w:customStyle="1" w:styleId="apple-tab-span">
    <w:name w:val="apple-tab-span"/>
    <w:basedOn w:val="DefaultParagraphFont"/>
    <w:rsid w:val="00E01B58"/>
  </w:style>
  <w:style w:type="character" w:styleId="Emphasis">
    <w:name w:val="Emphasis"/>
    <w:basedOn w:val="DefaultParagraphFont"/>
    <w:uiPriority w:val="20"/>
    <w:qFormat/>
    <w:rsid w:val="00FA63E7"/>
    <w:rPr>
      <w:i/>
      <w:iCs/>
    </w:rPr>
  </w:style>
  <w:style w:type="character" w:styleId="LineNumber">
    <w:name w:val="line number"/>
    <w:basedOn w:val="DefaultParagraphFont"/>
    <w:uiPriority w:val="99"/>
    <w:semiHidden/>
    <w:unhideWhenUsed/>
    <w:rsid w:val="008007CD"/>
  </w:style>
  <w:style w:type="paragraph" w:styleId="TOCHeading">
    <w:name w:val="TOC Heading"/>
    <w:basedOn w:val="Heading1"/>
    <w:next w:val="Normal"/>
    <w:uiPriority w:val="39"/>
    <w:unhideWhenUsed/>
    <w:qFormat/>
    <w:rsid w:val="00CB18C9"/>
    <w:pPr>
      <w:numPr>
        <w:numId w:val="0"/>
      </w:numPr>
      <w:spacing w:before="24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bidi="ar-SA"/>
    </w:rPr>
  </w:style>
  <w:style w:type="paragraph" w:styleId="NormalWeb">
    <w:name w:val="Normal (Web)"/>
    <w:basedOn w:val="Normal"/>
    <w:uiPriority w:val="99"/>
    <w:semiHidden/>
    <w:unhideWhenUsed/>
    <w:rsid w:val="00D977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Title">
    <w:name w:val="Title"/>
    <w:basedOn w:val="Normal"/>
    <w:next w:val="Normal"/>
    <w:link w:val="TitleChar"/>
    <w:uiPriority w:val="10"/>
    <w:qFormat/>
    <w:rsid w:val="00D118C5"/>
    <w:pPr>
      <w:spacing w:after="0" w:line="276" w:lineRule="auto"/>
      <w:jc w:val="center"/>
    </w:pPr>
    <w:rPr>
      <w:b/>
      <w:bCs/>
      <w:spacing w:val="2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D118C5"/>
    <w:rPr>
      <w:rFonts w:ascii="TH SarabunPSK" w:eastAsia="TH SarabunPSK" w:hAnsi="TH SarabunPSK" w:cs="TH SarabunPSK"/>
      <w:b/>
      <w:bCs/>
      <w:spacing w:val="2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8C5"/>
    <w:pPr>
      <w:numPr>
        <w:ilvl w:val="1"/>
      </w:numPr>
      <w:spacing w:after="0" w:line="276" w:lineRule="auto"/>
      <w:jc w:val="center"/>
    </w:pPr>
    <w:rPr>
      <w:color w:val="262626" w:themeColor="text1" w:themeTint="D9"/>
      <w:spacing w:val="15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D118C5"/>
    <w:rPr>
      <w:rFonts w:ascii="TH SarabunPSK" w:eastAsia="TH SarabunPSK" w:hAnsi="TH SarabunPSK" w:cs="TH SarabunPSK"/>
      <w:color w:val="262626" w:themeColor="text1" w:themeTint="D9"/>
      <w:spacing w:val="15"/>
      <w:sz w:val="40"/>
      <w:szCs w:val="40"/>
    </w:rPr>
  </w:style>
  <w:style w:type="character" w:styleId="SubtleEmphasis">
    <w:name w:val="Subtle Emphasis"/>
    <w:uiPriority w:val="19"/>
    <w:qFormat/>
    <w:rsid w:val="00D118C5"/>
    <w:rPr>
      <w:sz w:val="36"/>
      <w:szCs w:val="36"/>
    </w:rPr>
  </w:style>
  <w:style w:type="paragraph" w:customStyle="1" w:styleId="a3">
    <w:name w:val="รายงานนี้"/>
    <w:basedOn w:val="Normal"/>
    <w:link w:val="Char3"/>
    <w:qFormat/>
    <w:rsid w:val="00D118C5"/>
    <w:pPr>
      <w:spacing w:after="0" w:line="276" w:lineRule="auto"/>
      <w:jc w:val="center"/>
    </w:pPr>
  </w:style>
  <w:style w:type="character" w:customStyle="1" w:styleId="Char3">
    <w:name w:val="รายงานนี้ Char"/>
    <w:basedOn w:val="DefaultParagraphFont"/>
    <w:link w:val="a3"/>
    <w:rsid w:val="00D118C5"/>
    <w:rPr>
      <w:rFonts w:ascii="TH SarabunPSK" w:eastAsia="TH SarabunPSK" w:hAnsi="TH SarabunPSK" w:cs="TH SarabunPSK"/>
      <w:sz w:val="32"/>
      <w:szCs w:val="32"/>
    </w:rPr>
  </w:style>
  <w:style w:type="table" w:styleId="GridTable1Light">
    <w:name w:val="Grid Table 1 Light"/>
    <w:basedOn w:val="TableNormal"/>
    <w:uiPriority w:val="46"/>
    <w:rsid w:val="00C002C6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odyText">
    <w:name w:val="Body Text"/>
    <w:basedOn w:val="Normal"/>
    <w:link w:val="BodyTextChar"/>
    <w:rsid w:val="0074485A"/>
    <w:pPr>
      <w:tabs>
        <w:tab w:val="left" w:pos="720"/>
        <w:tab w:val="left" w:pos="3240"/>
      </w:tabs>
      <w:spacing w:before="0" w:after="0" w:line="240" w:lineRule="auto"/>
      <w:jc w:val="both"/>
    </w:pPr>
    <w:rPr>
      <w:rFonts w:ascii="AngsanaUPC" w:eastAsia="Times New Roman" w:hAnsi="AngsanaUPC" w:cs="AngsanaUPC"/>
      <w:b/>
      <w:bCs/>
      <w:sz w:val="36"/>
      <w:szCs w:val="36"/>
      <w:lang w:eastAsia="ko-KR"/>
    </w:rPr>
  </w:style>
  <w:style w:type="character" w:customStyle="1" w:styleId="BodyTextChar">
    <w:name w:val="Body Text Char"/>
    <w:basedOn w:val="DefaultParagraphFont"/>
    <w:link w:val="BodyText"/>
    <w:rsid w:val="0074485A"/>
    <w:rPr>
      <w:rFonts w:ascii="AngsanaUPC" w:eastAsia="Times New Roman" w:hAnsi="AngsanaUPC" w:cs="AngsanaUPC"/>
      <w:b/>
      <w:bCs/>
      <w:sz w:val="36"/>
      <w:szCs w:val="36"/>
      <w:lang w:eastAsia="ko-KR"/>
    </w:rPr>
  </w:style>
  <w:style w:type="paragraph" w:customStyle="1" w:styleId="a4">
    <w:name w:val="รูปที่"/>
    <w:basedOn w:val="Caption"/>
    <w:link w:val="Char4"/>
    <w:qFormat/>
    <w:rsid w:val="007C5568"/>
    <w:pPr>
      <w:spacing w:before="320" w:after="320"/>
      <w:ind w:left="389"/>
      <w:jc w:val="center"/>
    </w:pPr>
    <w:rPr>
      <w:i w:val="0"/>
      <w:iCs w:val="0"/>
      <w:color w:val="auto"/>
      <w:sz w:val="32"/>
      <w:szCs w:val="32"/>
    </w:rPr>
  </w:style>
  <w:style w:type="character" w:customStyle="1" w:styleId="Char4">
    <w:name w:val="รูปที่ Char"/>
    <w:basedOn w:val="DefaultParagraphFont"/>
    <w:link w:val="a4"/>
    <w:rsid w:val="007C5568"/>
    <w:rPr>
      <w:rFonts w:ascii="TH SarabunPSK" w:eastAsia="TH SarabunPSK" w:hAnsi="TH SarabunPSK" w:cs="TH SarabunPSK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61220"/>
    <w:pPr>
      <w:spacing w:before="0"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61220"/>
    <w:rPr>
      <w:rFonts w:ascii="TH SarabunPSK" w:eastAsia="TH SarabunPSK" w:hAnsi="TH SarabunPSK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96122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header" Target="header3.xml"/><Relationship Id="rId26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diagramDrawing" Target="diagrams/drawing1.xml"/><Relationship Id="rId25" Type="http://schemas.openxmlformats.org/officeDocument/2006/relationships/image" Target="media/image10.jp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9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8.jpg"/><Relationship Id="rId28" Type="http://schemas.openxmlformats.org/officeDocument/2006/relationships/hyperlink" Target="https://www.google.co.th/search?es_sm=122&amp;q=%E0%B8%AD%E0%B8%B1%E0%B8%A5%E0%B8%81%E0%B8%AD%E0%B8%A3%E0%B8%B4%E0%B8%97%E0%B8%B6%E0%B8%A1&amp;spell=1&amp;sa=X&amp;ei=3zMqVPmWF4KguQTVmYLoAw&amp;ved=0CBoQvwUoAA" TargetMode="External"/><Relationship Id="rId10" Type="http://schemas.openxmlformats.org/officeDocument/2006/relationships/header" Target="header2.xml"/><Relationship Id="rId19" Type="http://schemas.openxmlformats.org/officeDocument/2006/relationships/image" Target="media/image4.jp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diagramLayout" Target="diagrams/layout1.xml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8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34F9316-7018-4691-B92B-8A9405DBA615}" type="doc">
      <dgm:prSet loTypeId="urn:microsoft.com/office/officeart/2008/layout/HorizontalMultiLevelHierarchy" loCatId="hierarchy" qsTypeId="urn:microsoft.com/office/officeart/2005/8/quickstyle/simple5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22D37A22-0500-4030-A721-C42078FDB447}">
      <dgm:prSet phldrT="[Text]"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คณบดีคณะวิทยาการสารสนเทศ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0991EDD2-BB66-44DB-9D21-6E4F17591752}" type="parTrans" cxnId="{8F50A750-E168-4883-8A8C-B381A62CCDB2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6BFD1304-80CB-4DC9-B282-C6A6F55C7907}" type="sibTrans" cxnId="{8F50A750-E168-4883-8A8C-B381A62CCDB2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89C0B90C-C0D8-4A29-9D84-C873AC932EE4}" type="asst">
      <dgm:prSet phldrT="[Text]"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รองคณบดีฝ่ายบริหาร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4D492FF4-42BF-4098-BA41-36F4BA6534B0}" type="parTrans" cxnId="{FE687CB7-A78A-49C4-9EF2-C665F0CE0A5F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136B81B3-E01E-49A5-BED8-4E514F84F1A5}" type="sibTrans" cxnId="{FE687CB7-A78A-49C4-9EF2-C665F0CE0A5F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9B6D16B1-A3BC-49B7-A4B6-ACD416B75C3F}">
      <dgm:prSet phldrT="[Text]"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หัวหน้าสำนักงานคณบดี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AF22347D-793A-4825-AB15-30A72D031A9C}" type="parTrans" cxnId="{565245E5-A59B-4F65-B83E-3DF8D023A0CB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69AA9352-CF23-45FD-AB7A-011DFD03AE39}" type="sibTrans" cxnId="{565245E5-A59B-4F65-B83E-3DF8D023A0CB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9A51A7D1-15C8-4C61-892F-1908529433C5}">
      <dgm:prSet phldrT="[Text]"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หัวหน้าสำนักงานจัดการศึกษา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2B8BBE00-E3B6-41B0-8641-72697DFD1EE5}" type="parTrans" cxnId="{97928762-2A44-4A65-B105-CDB0701DA321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C0A6EBB0-9623-4A94-B970-2B2B1CD19DD8}" type="sibTrans" cxnId="{97928762-2A44-4A65-B105-CDB0701DA321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B88E42E0-4B62-4F74-8BFC-C6394975EE50}">
      <dgm:prSet phldrT="[Text]"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ผู้อำนวยการเขตอุตสาหกรรมซอฟต์แวร์</a:t>
          </a:r>
        </a:p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ภาคตะวันออก มหาวิทยาลัยบูรพา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08248BC2-87B9-4DE9-A71A-5513CC361298}" type="parTrans" cxnId="{835DE4E1-5D7F-45E3-B3CF-26FD22519647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0A526692-9AEA-445E-97C0-5D44DB9CB65C}" type="sibTrans" cxnId="{835DE4E1-5D7F-45E3-B3CF-26FD22519647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FFB88E56-F39E-4FDB-B441-FC9FC458A653}">
      <dgm:prSet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ประธานสาขาวิชา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วิทยาการคอมพิวเตอร์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DA6DD59A-099A-4276-9DEB-ADBC3D957484}" type="parTrans" cxnId="{440F82F9-51B9-4650-8CC4-26737582C478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A20744CC-93F0-4CD7-A14E-12A9BC6707A1}" type="sibTrans" cxnId="{440F82F9-51B9-4650-8CC4-26737582C478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B95D0114-6656-47C2-9B85-E3E5D6508E78}" type="asst">
      <dgm:prSet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รองคณบดีฝ่ายวิชาการ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C3BBE608-FD56-40F5-BE43-C804995AE779}" type="parTrans" cxnId="{6801F826-8433-449D-BF30-509151371935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C0207E27-9A3B-4271-A5F0-9D777F032AFD}" type="sibTrans" cxnId="{6801F826-8433-449D-BF30-509151371935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379511E0-597E-4AF3-842D-A2682FC0C242}" type="asst">
      <dgm:prSet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รองคณบดีฝ่ายแผนงาน วิจัย และบริการวิชาการ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E3399DD9-453E-4D38-A04C-A2B7FFADD717}" type="parTrans" cxnId="{60D39DDF-6B04-4F64-9780-6109B040A3B9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F401DFE9-3A63-4763-AF67-3EC09E51381F}" type="sibTrans" cxnId="{60D39DDF-6B04-4F64-9780-6109B040A3B9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B0BCBC2C-DD94-4C99-9F2B-467B238896FE}" type="asst">
      <dgm:prSet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รองคณบดีฝ่ายประกันคุณภาพและสหกิจศึกษา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3F91BE8C-8550-4336-9925-D0AC4962620D}" type="parTrans" cxnId="{7E20F63B-13DC-4B88-B1A0-E3412C9D1A49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CFC1D015-02EC-485A-8F8B-6AF5687060C0}" type="sibTrans" cxnId="{7E20F63B-13DC-4B88-B1A0-E3412C9D1A49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6BFB9853-4BCA-4896-AE8F-3088322B5B11}" type="asst">
      <dgm:prSet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รองคณบดีฝ่ายกิจการนิสิตและกิจการพิเศษ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531C696D-A5F4-456B-B8F3-1B32E15A15F8}" type="parTrans" cxnId="{2C800DF3-025F-40F2-AC1C-BEC95ABF4ACF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8B9071F6-5F24-43BF-8288-737633B9301D}" type="sibTrans" cxnId="{2C800DF3-025F-40F2-AC1C-BEC95ABF4ACF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67A48B33-77C2-4A00-9E1D-D7C4EE616157}">
      <dgm:prSet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ประธานสาขาวิชา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เทคโนโลยีสารสนเทศ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BA3FC8DF-0335-414B-8B5A-BECD8E9E07FE}" type="parTrans" cxnId="{C4AFD598-0286-4A0F-AFFB-9FB59654C6C0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893806ED-50A3-41EF-A8A9-BCB0B7310181}" type="sibTrans" cxnId="{C4AFD598-0286-4A0F-AFFB-9FB59654C6C0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3160D78A-1A73-4723-A4BC-B848DA56BAD1}">
      <dgm:prSet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ประธานสาขาวิชา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วิศวกรรมซอฟต์แวร์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3D61377D-1AE7-45AB-8124-017FEA79B81D}" type="parTrans" cxnId="{27E57634-BE9F-4726-9002-3E287BB606C5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9704A31D-C809-4CD7-9B27-1C0D173C4491}" type="sibTrans" cxnId="{27E57634-BE9F-4726-9002-3E287BB606C5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D121885E-3629-4909-B817-8C0070325F80}" type="asst">
      <dgm:prSet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ห้องวิจัย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D46FEE8C-B30B-4B07-96D5-2C5C73B73803}" type="parTrans" cxnId="{4D0D87BC-01A7-4C0B-86AF-917B7B4ED17C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A48841F5-F1F3-4912-9946-A5F4241D4046}" type="sibTrans" cxnId="{4D0D87BC-01A7-4C0B-86AF-917B7B4ED17C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928153A8-BB0F-4A0C-943E-F56656943CF7}">
      <dgm:prSet custT="1"/>
      <dgm:spPr/>
      <dgm:t>
        <a:bodyPr/>
        <a:lstStyle/>
        <a:p>
          <a:pPr algn="ctr"/>
          <a:r>
            <a:rPr lang="th-TH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 </a:t>
          </a:r>
          <a:r>
            <a:rPr lang="en-US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ISERL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CD4E2660-F001-4E30-9525-564AD1E6B20B}" type="parTrans" cxnId="{3155CB68-D301-44FE-9827-67435A19C3B1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93FA4196-95E0-4EC0-8A54-F5F76E53AE48}" type="sibTrans" cxnId="{3155CB68-D301-44FE-9827-67435A19C3B1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03C52F7A-46DD-40C5-A851-0404C28ECF27}">
      <dgm:prSet custT="1"/>
      <dgm:spPr/>
      <dgm:t>
        <a:bodyPr/>
        <a:lstStyle/>
        <a:p>
          <a:pPr algn="ctr"/>
          <a:r>
            <a:rPr lang="th-TH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 </a:t>
          </a:r>
          <a:r>
            <a:rPr lang="en-US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KST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B36BD298-3E0D-42F2-B70F-731A16D00880}" type="parTrans" cxnId="{1D1916CC-D0D8-4240-A5BF-B11CB4FF64B3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F3FD1E26-B351-4C72-9CA7-C9E62F0A0BA6}" type="sibTrans" cxnId="{1D1916CC-D0D8-4240-A5BF-B11CB4FF64B3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B1C06AEC-7BDD-489F-BF48-1B6A3D746F36}">
      <dgm:prSet custT="1"/>
      <dgm:spPr/>
      <dgm:t>
        <a:bodyPr/>
        <a:lstStyle/>
        <a:p>
          <a:pPr algn="ctr"/>
          <a:r>
            <a:rPr lang="th-TH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 </a:t>
          </a:r>
          <a:r>
            <a:rPr lang="en-US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MSCIM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BC14B0C2-6BED-46DE-A163-B2AEEE8F646F}" type="parTrans" cxnId="{9AED8759-8BFE-41B5-B5DF-5FAA396F77FE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A83EAAF9-1C25-4C4E-8164-9AD69DDD87A2}" type="sibTrans" cxnId="{9AED8759-8BFE-41B5-B5DF-5FAA396F77FE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09A7497A-05D4-4E1F-B5EB-3DAF14B330CA}">
      <dgm:prSet custT="1"/>
      <dgm:spPr/>
      <dgm:t>
        <a:bodyPr/>
        <a:lstStyle/>
        <a:p>
          <a:pPr algn="ctr"/>
          <a:r>
            <a:rPr lang="th-TH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 </a:t>
          </a:r>
          <a:r>
            <a:rPr lang="en-US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Linux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496F9AF6-FAE1-4818-B1B7-D3A996B51BF9}" type="parTrans" cxnId="{9F66CCFC-CBDF-47F6-B636-E4AF8B4A6353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5AD96E75-DB9C-4EBC-9175-65D4BDA72E4D}" type="sibTrans" cxnId="{9F66CCFC-CBDF-47F6-B636-E4AF8B4A6353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7402BC92-76CB-4EB4-B3CD-F9418A708932}">
      <dgm:prSet custT="1"/>
      <dgm:spPr/>
      <dgm:t>
        <a:bodyPr/>
        <a:lstStyle/>
        <a:p>
          <a:pPr algn="ctr"/>
          <a:r>
            <a:rPr lang="th-TH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ห้องปฏิบัติการวิจัยนวัตกรรมการประมวลผล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15013D2E-E18B-43F1-B4C0-5333BD8AAD62}" type="parTrans" cxnId="{C2B2BA44-DEC8-4E11-86BE-18C7B2DFDD1E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94002C79-6783-42BA-B7D3-A53482873B66}" type="sibTrans" cxnId="{C2B2BA44-DEC8-4E11-86BE-18C7B2DFDD1E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B45CF4E4-79B7-4B53-9B35-4F4440027DBE}">
      <dgm:prSet custT="1"/>
      <dgm:spPr/>
      <dgm:t>
        <a:bodyPr/>
        <a:lstStyle/>
        <a:p>
          <a:pPr algn="ctr"/>
          <a:r>
            <a:rPr lang="th-TH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 </a:t>
          </a:r>
          <a:r>
            <a:rPr lang="en-US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CGM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B8BC2B1F-525D-497F-B8C8-9BA989ED63FC}" type="sibTrans" cxnId="{787FC10C-9811-49FA-A98A-695EC78CAC88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A780339A-C1D1-4D86-AA0A-EA156E0E244F}" type="parTrans" cxnId="{787FC10C-9811-49FA-A98A-695EC78CAC88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EDEDB48B-0830-4354-B4F7-055C1BCE619C}" type="pres">
      <dgm:prSet presAssocID="{D34F9316-7018-4691-B92B-8A9405DBA615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A112FC00-4031-4362-87BC-AE0BDE246287}" type="pres">
      <dgm:prSet presAssocID="{22D37A22-0500-4030-A721-C42078FDB447}" presName="root1" presStyleCnt="0"/>
      <dgm:spPr/>
      <dgm:t>
        <a:bodyPr/>
        <a:lstStyle/>
        <a:p>
          <a:endParaRPr lang="en-US"/>
        </a:p>
      </dgm:t>
    </dgm:pt>
    <dgm:pt modelId="{DD3FA3DD-9847-4C57-8F7B-7EEF2BFB7575}" type="pres">
      <dgm:prSet presAssocID="{22D37A22-0500-4030-A721-C42078FDB447}" presName="LevelOneTextNode" presStyleLbl="node0" presStyleIdx="0" presStyleCnt="1" custScaleX="183676" custScaleY="142219" custLinFactNeighborX="17202" custLinFactNeighborY="-515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18F371B-D147-4092-912F-F8304B5E04DF}" type="pres">
      <dgm:prSet presAssocID="{22D37A22-0500-4030-A721-C42078FDB447}" presName="level2hierChild" presStyleCnt="0"/>
      <dgm:spPr/>
      <dgm:t>
        <a:bodyPr/>
        <a:lstStyle/>
        <a:p>
          <a:endParaRPr lang="en-US"/>
        </a:p>
      </dgm:t>
    </dgm:pt>
    <dgm:pt modelId="{0C1D8E14-3BC3-42CE-9638-296C8E4F0E04}" type="pres">
      <dgm:prSet presAssocID="{4D492FF4-42BF-4098-BA41-36F4BA6534B0}" presName="conn2-1" presStyleLbl="parChTrans1D2" presStyleIdx="0" presStyleCnt="8" custScaleY="2000000"/>
      <dgm:spPr/>
      <dgm:t>
        <a:bodyPr/>
        <a:lstStyle/>
        <a:p>
          <a:endParaRPr lang="en-US"/>
        </a:p>
      </dgm:t>
    </dgm:pt>
    <dgm:pt modelId="{670AA317-B6B2-4B97-8D18-EF5A9EB0535D}" type="pres">
      <dgm:prSet presAssocID="{4D492FF4-42BF-4098-BA41-36F4BA6534B0}" presName="connTx" presStyleLbl="parChTrans1D2" presStyleIdx="0" presStyleCnt="8"/>
      <dgm:spPr/>
      <dgm:t>
        <a:bodyPr/>
        <a:lstStyle/>
        <a:p>
          <a:endParaRPr lang="en-US"/>
        </a:p>
      </dgm:t>
    </dgm:pt>
    <dgm:pt modelId="{726096CE-A7FE-4611-8229-ED8D459B9235}" type="pres">
      <dgm:prSet presAssocID="{89C0B90C-C0D8-4A29-9D84-C873AC932EE4}" presName="root2" presStyleCnt="0"/>
      <dgm:spPr/>
      <dgm:t>
        <a:bodyPr/>
        <a:lstStyle/>
        <a:p>
          <a:endParaRPr lang="en-US"/>
        </a:p>
      </dgm:t>
    </dgm:pt>
    <dgm:pt modelId="{CE9FF83D-36B4-41FB-9AEC-908A572F6A53}" type="pres">
      <dgm:prSet presAssocID="{89C0B90C-C0D8-4A29-9D84-C873AC932EE4}" presName="LevelTwoTextNode" presStyleLbl="asst1" presStyleIdx="0" presStyleCnt="5" custScaleX="184550" custScaleY="20122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FDC26B4-6003-467F-8DC1-D9CAD38BC026}" type="pres">
      <dgm:prSet presAssocID="{89C0B90C-C0D8-4A29-9D84-C873AC932EE4}" presName="level3hierChild" presStyleCnt="0"/>
      <dgm:spPr/>
      <dgm:t>
        <a:bodyPr/>
        <a:lstStyle/>
        <a:p>
          <a:endParaRPr lang="en-US"/>
        </a:p>
      </dgm:t>
    </dgm:pt>
    <dgm:pt modelId="{3D2C543F-6979-44B6-B03D-6A0D8B1E1B83}" type="pres">
      <dgm:prSet presAssocID="{AF22347D-793A-4825-AB15-30A72D031A9C}" presName="conn2-1" presStyleLbl="parChTrans1D2" presStyleIdx="1" presStyleCnt="8" custScaleY="2000000"/>
      <dgm:spPr/>
      <dgm:t>
        <a:bodyPr/>
        <a:lstStyle/>
        <a:p>
          <a:endParaRPr lang="en-US"/>
        </a:p>
      </dgm:t>
    </dgm:pt>
    <dgm:pt modelId="{D24A7AD4-9CA2-475F-B263-BC1BFCD24F80}" type="pres">
      <dgm:prSet presAssocID="{AF22347D-793A-4825-AB15-30A72D031A9C}" presName="connTx" presStyleLbl="parChTrans1D2" presStyleIdx="1" presStyleCnt="8"/>
      <dgm:spPr/>
      <dgm:t>
        <a:bodyPr/>
        <a:lstStyle/>
        <a:p>
          <a:endParaRPr lang="en-US"/>
        </a:p>
      </dgm:t>
    </dgm:pt>
    <dgm:pt modelId="{35273A29-3E1C-44C4-B9DC-8C16C55F6991}" type="pres">
      <dgm:prSet presAssocID="{9B6D16B1-A3BC-49B7-A4B6-ACD416B75C3F}" presName="root2" presStyleCnt="0"/>
      <dgm:spPr/>
      <dgm:t>
        <a:bodyPr/>
        <a:lstStyle/>
        <a:p>
          <a:endParaRPr lang="en-US"/>
        </a:p>
      </dgm:t>
    </dgm:pt>
    <dgm:pt modelId="{F2B8148E-E0B9-4291-BA3D-FC3E57EC4864}" type="pres">
      <dgm:prSet presAssocID="{9B6D16B1-A3BC-49B7-A4B6-ACD416B75C3F}" presName="LevelTwoTextNode" presStyleLbl="node2" presStyleIdx="0" presStyleCnt="3" custScaleX="184550" custScaleY="27604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C5DC3C7-C54B-45C2-B089-A20D8A08CC0C}" type="pres">
      <dgm:prSet presAssocID="{9B6D16B1-A3BC-49B7-A4B6-ACD416B75C3F}" presName="level3hierChild" presStyleCnt="0"/>
      <dgm:spPr/>
      <dgm:t>
        <a:bodyPr/>
        <a:lstStyle/>
        <a:p>
          <a:endParaRPr lang="en-US"/>
        </a:p>
      </dgm:t>
    </dgm:pt>
    <dgm:pt modelId="{14BAB47A-D7CB-433A-A913-514B33ED0615}" type="pres">
      <dgm:prSet presAssocID="{2B8BBE00-E3B6-41B0-8641-72697DFD1EE5}" presName="conn2-1" presStyleLbl="parChTrans1D2" presStyleIdx="2" presStyleCnt="8" custScaleY="2000000"/>
      <dgm:spPr/>
      <dgm:t>
        <a:bodyPr/>
        <a:lstStyle/>
        <a:p>
          <a:endParaRPr lang="en-US"/>
        </a:p>
      </dgm:t>
    </dgm:pt>
    <dgm:pt modelId="{6D284B67-F391-47DC-ADFF-B2254A38586B}" type="pres">
      <dgm:prSet presAssocID="{2B8BBE00-E3B6-41B0-8641-72697DFD1EE5}" presName="connTx" presStyleLbl="parChTrans1D2" presStyleIdx="2" presStyleCnt="8"/>
      <dgm:spPr/>
      <dgm:t>
        <a:bodyPr/>
        <a:lstStyle/>
        <a:p>
          <a:endParaRPr lang="en-US"/>
        </a:p>
      </dgm:t>
    </dgm:pt>
    <dgm:pt modelId="{2D1ACD8A-6E57-4043-B479-129AECC7885D}" type="pres">
      <dgm:prSet presAssocID="{9A51A7D1-15C8-4C61-892F-1908529433C5}" presName="root2" presStyleCnt="0"/>
      <dgm:spPr/>
      <dgm:t>
        <a:bodyPr/>
        <a:lstStyle/>
        <a:p>
          <a:endParaRPr lang="en-US"/>
        </a:p>
      </dgm:t>
    </dgm:pt>
    <dgm:pt modelId="{2C8C1918-A2D6-4F44-AA93-CE2901249CC6}" type="pres">
      <dgm:prSet presAssocID="{9A51A7D1-15C8-4C61-892F-1908529433C5}" presName="LevelTwoTextNode" presStyleLbl="node2" presStyleIdx="1" presStyleCnt="3" custScaleX="184550" custScaleY="27604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CB28849-0F94-4C67-823D-E1883A97F910}" type="pres">
      <dgm:prSet presAssocID="{9A51A7D1-15C8-4C61-892F-1908529433C5}" presName="level3hierChild" presStyleCnt="0"/>
      <dgm:spPr/>
      <dgm:t>
        <a:bodyPr/>
        <a:lstStyle/>
        <a:p>
          <a:endParaRPr lang="en-US"/>
        </a:p>
      </dgm:t>
    </dgm:pt>
    <dgm:pt modelId="{56A39060-170F-4EB7-BFAB-CB623B0C40A4}" type="pres">
      <dgm:prSet presAssocID="{DA6DD59A-099A-4276-9DEB-ADBC3D957484}" presName="conn2-1" presStyleLbl="parChTrans1D3" presStyleIdx="0" presStyleCnt="4"/>
      <dgm:spPr/>
      <dgm:t>
        <a:bodyPr/>
        <a:lstStyle/>
        <a:p>
          <a:endParaRPr lang="en-US"/>
        </a:p>
      </dgm:t>
    </dgm:pt>
    <dgm:pt modelId="{1D4F8908-3C8A-40CD-A9C5-9A9E1D9EEC75}" type="pres">
      <dgm:prSet presAssocID="{DA6DD59A-099A-4276-9DEB-ADBC3D957484}" presName="connTx" presStyleLbl="parChTrans1D3" presStyleIdx="0" presStyleCnt="4"/>
      <dgm:spPr/>
      <dgm:t>
        <a:bodyPr/>
        <a:lstStyle/>
        <a:p>
          <a:endParaRPr lang="en-US"/>
        </a:p>
      </dgm:t>
    </dgm:pt>
    <dgm:pt modelId="{5224D670-A0FE-4D0A-B9A9-0AA4AC7B2212}" type="pres">
      <dgm:prSet presAssocID="{FFB88E56-F39E-4FDB-B441-FC9FC458A653}" presName="root2" presStyleCnt="0"/>
      <dgm:spPr/>
      <dgm:t>
        <a:bodyPr/>
        <a:lstStyle/>
        <a:p>
          <a:endParaRPr lang="en-US"/>
        </a:p>
      </dgm:t>
    </dgm:pt>
    <dgm:pt modelId="{2770163C-D4BB-4B07-9CCF-764F5B662661}" type="pres">
      <dgm:prSet presAssocID="{FFB88E56-F39E-4FDB-B441-FC9FC458A653}" presName="LevelTwoTextNode" presStyleLbl="node3" presStyleIdx="0" presStyleCnt="3" custScaleX="84528" custScaleY="234659" custLinFactY="-62879" custLinFactNeighborX="5408" custLinFactNeighborY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24B3A36-7291-426F-91F2-47DFE2FCAC9B}" type="pres">
      <dgm:prSet presAssocID="{FFB88E56-F39E-4FDB-B441-FC9FC458A653}" presName="level3hierChild" presStyleCnt="0"/>
      <dgm:spPr/>
      <dgm:t>
        <a:bodyPr/>
        <a:lstStyle/>
        <a:p>
          <a:endParaRPr lang="en-US"/>
        </a:p>
      </dgm:t>
    </dgm:pt>
    <dgm:pt modelId="{00D09CAF-5A29-4BA8-9C68-8AA9A23AFA1E}" type="pres">
      <dgm:prSet presAssocID="{BA3FC8DF-0335-414B-8B5A-BECD8E9E07FE}" presName="conn2-1" presStyleLbl="parChTrans1D3" presStyleIdx="1" presStyleCnt="4"/>
      <dgm:spPr/>
      <dgm:t>
        <a:bodyPr/>
        <a:lstStyle/>
        <a:p>
          <a:endParaRPr lang="en-US"/>
        </a:p>
      </dgm:t>
    </dgm:pt>
    <dgm:pt modelId="{3D1EBFC2-0768-4DD2-9B6D-94C066B1B109}" type="pres">
      <dgm:prSet presAssocID="{BA3FC8DF-0335-414B-8B5A-BECD8E9E07FE}" presName="connTx" presStyleLbl="parChTrans1D3" presStyleIdx="1" presStyleCnt="4"/>
      <dgm:spPr/>
      <dgm:t>
        <a:bodyPr/>
        <a:lstStyle/>
        <a:p>
          <a:endParaRPr lang="en-US"/>
        </a:p>
      </dgm:t>
    </dgm:pt>
    <dgm:pt modelId="{52548DAD-BFC9-42C8-B996-0079B8FA4864}" type="pres">
      <dgm:prSet presAssocID="{67A48B33-77C2-4A00-9E1D-D7C4EE616157}" presName="root2" presStyleCnt="0"/>
      <dgm:spPr/>
      <dgm:t>
        <a:bodyPr/>
        <a:lstStyle/>
        <a:p>
          <a:endParaRPr lang="en-US"/>
        </a:p>
      </dgm:t>
    </dgm:pt>
    <dgm:pt modelId="{D53FFB5F-65A0-442A-8661-CFD2E5D92142}" type="pres">
      <dgm:prSet presAssocID="{67A48B33-77C2-4A00-9E1D-D7C4EE616157}" presName="LevelTwoTextNode" presStyleLbl="node3" presStyleIdx="1" presStyleCnt="3" custScaleX="84528" custScaleY="234659" custLinFactY="-29909" custLinFactNeighborX="5408" custLinFactNeighborY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B4AA58E-668B-4839-A00C-A5A27E8C3E85}" type="pres">
      <dgm:prSet presAssocID="{67A48B33-77C2-4A00-9E1D-D7C4EE616157}" presName="level3hierChild" presStyleCnt="0"/>
      <dgm:spPr/>
      <dgm:t>
        <a:bodyPr/>
        <a:lstStyle/>
        <a:p>
          <a:endParaRPr lang="en-US"/>
        </a:p>
      </dgm:t>
    </dgm:pt>
    <dgm:pt modelId="{F922E084-E31C-4D39-ADEC-469656993A06}" type="pres">
      <dgm:prSet presAssocID="{3D61377D-1AE7-45AB-8124-017FEA79B81D}" presName="conn2-1" presStyleLbl="parChTrans1D3" presStyleIdx="2" presStyleCnt="4"/>
      <dgm:spPr/>
      <dgm:t>
        <a:bodyPr/>
        <a:lstStyle/>
        <a:p>
          <a:endParaRPr lang="en-US"/>
        </a:p>
      </dgm:t>
    </dgm:pt>
    <dgm:pt modelId="{A5283541-8283-4667-A89E-1F90356D09AF}" type="pres">
      <dgm:prSet presAssocID="{3D61377D-1AE7-45AB-8124-017FEA79B81D}" presName="connTx" presStyleLbl="parChTrans1D3" presStyleIdx="2" presStyleCnt="4"/>
      <dgm:spPr/>
      <dgm:t>
        <a:bodyPr/>
        <a:lstStyle/>
        <a:p>
          <a:endParaRPr lang="en-US"/>
        </a:p>
      </dgm:t>
    </dgm:pt>
    <dgm:pt modelId="{E3FAE0AD-6B86-4EF6-A967-C99902361927}" type="pres">
      <dgm:prSet presAssocID="{3160D78A-1A73-4723-A4BC-B848DA56BAD1}" presName="root2" presStyleCnt="0"/>
      <dgm:spPr/>
      <dgm:t>
        <a:bodyPr/>
        <a:lstStyle/>
        <a:p>
          <a:endParaRPr lang="en-US"/>
        </a:p>
      </dgm:t>
    </dgm:pt>
    <dgm:pt modelId="{4A0BA5C2-1776-4BE2-A7B7-DE03B96D178C}" type="pres">
      <dgm:prSet presAssocID="{3160D78A-1A73-4723-A4BC-B848DA56BAD1}" presName="LevelTwoTextNode" presStyleLbl="node3" presStyleIdx="2" presStyleCnt="3" custScaleX="84528" custScaleY="234659" custLinFactY="-38742" custLinFactNeighborX="5408" custLinFactNeighborY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085FC2F-2AC2-41A1-A582-3FF0E7CBBC93}" type="pres">
      <dgm:prSet presAssocID="{3160D78A-1A73-4723-A4BC-B848DA56BAD1}" presName="level3hierChild" presStyleCnt="0"/>
      <dgm:spPr/>
      <dgm:t>
        <a:bodyPr/>
        <a:lstStyle/>
        <a:p>
          <a:endParaRPr lang="en-US"/>
        </a:p>
      </dgm:t>
    </dgm:pt>
    <dgm:pt modelId="{215B068B-5116-4A14-830E-0DC2284C7E80}" type="pres">
      <dgm:prSet presAssocID="{D46FEE8C-B30B-4B07-96D5-2C5C73B73803}" presName="conn2-1" presStyleLbl="parChTrans1D3" presStyleIdx="3" presStyleCnt="4"/>
      <dgm:spPr/>
      <dgm:t>
        <a:bodyPr/>
        <a:lstStyle/>
        <a:p>
          <a:endParaRPr lang="en-US"/>
        </a:p>
      </dgm:t>
    </dgm:pt>
    <dgm:pt modelId="{BA1295B8-B034-4581-9514-3DA905B059F3}" type="pres">
      <dgm:prSet presAssocID="{D46FEE8C-B30B-4B07-96D5-2C5C73B73803}" presName="connTx" presStyleLbl="parChTrans1D3" presStyleIdx="3" presStyleCnt="4"/>
      <dgm:spPr/>
      <dgm:t>
        <a:bodyPr/>
        <a:lstStyle/>
        <a:p>
          <a:endParaRPr lang="en-US"/>
        </a:p>
      </dgm:t>
    </dgm:pt>
    <dgm:pt modelId="{7D8BFF60-DE7F-4538-B18D-1AB516D06C78}" type="pres">
      <dgm:prSet presAssocID="{D121885E-3629-4909-B817-8C0070325F80}" presName="root2" presStyleCnt="0"/>
      <dgm:spPr/>
      <dgm:t>
        <a:bodyPr/>
        <a:lstStyle/>
        <a:p>
          <a:endParaRPr lang="en-US"/>
        </a:p>
      </dgm:t>
    </dgm:pt>
    <dgm:pt modelId="{95A08067-A989-4FC4-BD24-FA6C4291B42D}" type="pres">
      <dgm:prSet presAssocID="{D121885E-3629-4909-B817-8C0070325F80}" presName="LevelTwoTextNode" presStyleLbl="asst2" presStyleIdx="0" presStyleCnt="1" custScaleX="84528" custScaleY="234659" custLinFactY="-5771" custLinFactNeighborX="5408" custLinFactNeighborY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8847148-C047-4AA8-89E4-0A309A4BFCAD}" type="pres">
      <dgm:prSet presAssocID="{D121885E-3629-4909-B817-8C0070325F80}" presName="level3hierChild" presStyleCnt="0"/>
      <dgm:spPr/>
      <dgm:t>
        <a:bodyPr/>
        <a:lstStyle/>
        <a:p>
          <a:endParaRPr lang="en-US"/>
        </a:p>
      </dgm:t>
    </dgm:pt>
    <dgm:pt modelId="{7E314C32-DCFB-46F6-9490-31E6F648166B}" type="pres">
      <dgm:prSet presAssocID="{A780339A-C1D1-4D86-AA0A-EA156E0E244F}" presName="conn2-1" presStyleLbl="parChTrans1D4" presStyleIdx="0" presStyleCnt="6"/>
      <dgm:spPr/>
      <dgm:t>
        <a:bodyPr/>
        <a:lstStyle/>
        <a:p>
          <a:endParaRPr lang="en-US"/>
        </a:p>
      </dgm:t>
    </dgm:pt>
    <dgm:pt modelId="{BE16267D-B62A-4A5E-AA73-05D7E4991F2E}" type="pres">
      <dgm:prSet presAssocID="{A780339A-C1D1-4D86-AA0A-EA156E0E244F}" presName="connTx" presStyleLbl="parChTrans1D4" presStyleIdx="0" presStyleCnt="6"/>
      <dgm:spPr/>
      <dgm:t>
        <a:bodyPr/>
        <a:lstStyle/>
        <a:p>
          <a:endParaRPr lang="en-US"/>
        </a:p>
      </dgm:t>
    </dgm:pt>
    <dgm:pt modelId="{5F69C5BE-0F32-4407-ADE5-494BB0BF8973}" type="pres">
      <dgm:prSet presAssocID="{B45CF4E4-79B7-4B53-9B35-4F4440027DBE}" presName="root2" presStyleCnt="0"/>
      <dgm:spPr/>
      <dgm:t>
        <a:bodyPr/>
        <a:lstStyle/>
        <a:p>
          <a:endParaRPr lang="en-US"/>
        </a:p>
      </dgm:t>
    </dgm:pt>
    <dgm:pt modelId="{00E320D0-9F7C-4D13-859F-2D492FF7555F}" type="pres">
      <dgm:prSet presAssocID="{B45CF4E4-79B7-4B53-9B35-4F4440027DBE}" presName="LevelTwoTextNode" presStyleLbl="node4" presStyleIdx="0" presStyleCnt="6" custScaleX="141266" custScaleY="155672" custLinFactNeighborX="-3028" custLinFactNeighborY="-280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BFEF886-0D1E-4ABA-8302-579295D99E70}" type="pres">
      <dgm:prSet presAssocID="{B45CF4E4-79B7-4B53-9B35-4F4440027DBE}" presName="level3hierChild" presStyleCnt="0"/>
      <dgm:spPr/>
      <dgm:t>
        <a:bodyPr/>
        <a:lstStyle/>
        <a:p>
          <a:endParaRPr lang="en-US"/>
        </a:p>
      </dgm:t>
    </dgm:pt>
    <dgm:pt modelId="{8A0F41FE-A762-4A9D-8ACD-88680D486EEA}" type="pres">
      <dgm:prSet presAssocID="{CD4E2660-F001-4E30-9525-564AD1E6B20B}" presName="conn2-1" presStyleLbl="parChTrans1D4" presStyleIdx="1" presStyleCnt="6"/>
      <dgm:spPr/>
      <dgm:t>
        <a:bodyPr/>
        <a:lstStyle/>
        <a:p>
          <a:endParaRPr lang="en-US"/>
        </a:p>
      </dgm:t>
    </dgm:pt>
    <dgm:pt modelId="{C3DF760F-5D7C-4F92-8412-0472D9B86185}" type="pres">
      <dgm:prSet presAssocID="{CD4E2660-F001-4E30-9525-564AD1E6B20B}" presName="connTx" presStyleLbl="parChTrans1D4" presStyleIdx="1" presStyleCnt="6"/>
      <dgm:spPr/>
      <dgm:t>
        <a:bodyPr/>
        <a:lstStyle/>
        <a:p>
          <a:endParaRPr lang="en-US"/>
        </a:p>
      </dgm:t>
    </dgm:pt>
    <dgm:pt modelId="{EEC7BC5A-FCAE-4780-B707-DAE161BC88AE}" type="pres">
      <dgm:prSet presAssocID="{928153A8-BB0F-4A0C-943E-F56656943CF7}" presName="root2" presStyleCnt="0"/>
      <dgm:spPr/>
      <dgm:t>
        <a:bodyPr/>
        <a:lstStyle/>
        <a:p>
          <a:endParaRPr lang="en-US"/>
        </a:p>
      </dgm:t>
    </dgm:pt>
    <dgm:pt modelId="{7EFDADC9-DFEC-4DFE-BC96-C3EA6CA44C95}" type="pres">
      <dgm:prSet presAssocID="{928153A8-BB0F-4A0C-943E-F56656943CF7}" presName="LevelTwoTextNode" presStyleLbl="node4" presStyleIdx="1" presStyleCnt="6" custScaleX="142552" custScaleY="155672" custLinFactNeighborX="-3028" custLinFactNeighborY="3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CDC2569-14D7-4A2E-A505-CB5C32C3F807}" type="pres">
      <dgm:prSet presAssocID="{928153A8-BB0F-4A0C-943E-F56656943CF7}" presName="level3hierChild" presStyleCnt="0"/>
      <dgm:spPr/>
      <dgm:t>
        <a:bodyPr/>
        <a:lstStyle/>
        <a:p>
          <a:endParaRPr lang="en-US"/>
        </a:p>
      </dgm:t>
    </dgm:pt>
    <dgm:pt modelId="{AB0985CE-3A2A-46E1-BA87-E1ACB10C629C}" type="pres">
      <dgm:prSet presAssocID="{B36BD298-3E0D-42F2-B70F-731A16D00880}" presName="conn2-1" presStyleLbl="parChTrans1D4" presStyleIdx="2" presStyleCnt="6"/>
      <dgm:spPr/>
      <dgm:t>
        <a:bodyPr/>
        <a:lstStyle/>
        <a:p>
          <a:endParaRPr lang="en-US"/>
        </a:p>
      </dgm:t>
    </dgm:pt>
    <dgm:pt modelId="{4B76E13F-DD90-4B97-9597-4DEA5A88451C}" type="pres">
      <dgm:prSet presAssocID="{B36BD298-3E0D-42F2-B70F-731A16D00880}" presName="connTx" presStyleLbl="parChTrans1D4" presStyleIdx="2" presStyleCnt="6"/>
      <dgm:spPr/>
      <dgm:t>
        <a:bodyPr/>
        <a:lstStyle/>
        <a:p>
          <a:endParaRPr lang="en-US"/>
        </a:p>
      </dgm:t>
    </dgm:pt>
    <dgm:pt modelId="{8385EC8B-16F6-4779-B49A-20BB241F5C7A}" type="pres">
      <dgm:prSet presAssocID="{03C52F7A-46DD-40C5-A851-0404C28ECF27}" presName="root2" presStyleCnt="0"/>
      <dgm:spPr/>
      <dgm:t>
        <a:bodyPr/>
        <a:lstStyle/>
        <a:p>
          <a:endParaRPr lang="en-US"/>
        </a:p>
      </dgm:t>
    </dgm:pt>
    <dgm:pt modelId="{282575FC-AC65-4F66-A401-5CFF8FAA8D7F}" type="pres">
      <dgm:prSet presAssocID="{03C52F7A-46DD-40C5-A851-0404C28ECF27}" presName="LevelTwoTextNode" presStyleLbl="node4" presStyleIdx="2" presStyleCnt="6" custScaleX="142101" custScaleY="155672" custLinFactNeighborX="-2610" custLinFactNeighborY="2867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18722A8-F533-4DEE-910B-1AC0265D9E35}" type="pres">
      <dgm:prSet presAssocID="{03C52F7A-46DD-40C5-A851-0404C28ECF27}" presName="level3hierChild" presStyleCnt="0"/>
      <dgm:spPr/>
      <dgm:t>
        <a:bodyPr/>
        <a:lstStyle/>
        <a:p>
          <a:endParaRPr lang="en-US"/>
        </a:p>
      </dgm:t>
    </dgm:pt>
    <dgm:pt modelId="{1929D3CE-9DA6-436C-A019-109F2F9D5A05}" type="pres">
      <dgm:prSet presAssocID="{BC14B0C2-6BED-46DE-A163-B2AEEE8F646F}" presName="conn2-1" presStyleLbl="parChTrans1D4" presStyleIdx="3" presStyleCnt="6"/>
      <dgm:spPr/>
      <dgm:t>
        <a:bodyPr/>
        <a:lstStyle/>
        <a:p>
          <a:endParaRPr lang="en-US"/>
        </a:p>
      </dgm:t>
    </dgm:pt>
    <dgm:pt modelId="{FA17ADF6-3D2D-4C6E-82EA-FDEC08C3C174}" type="pres">
      <dgm:prSet presAssocID="{BC14B0C2-6BED-46DE-A163-B2AEEE8F646F}" presName="connTx" presStyleLbl="parChTrans1D4" presStyleIdx="3" presStyleCnt="6"/>
      <dgm:spPr/>
      <dgm:t>
        <a:bodyPr/>
        <a:lstStyle/>
        <a:p>
          <a:endParaRPr lang="en-US"/>
        </a:p>
      </dgm:t>
    </dgm:pt>
    <dgm:pt modelId="{EB0A7C3D-DFC6-4D8B-8F9A-69463987706F}" type="pres">
      <dgm:prSet presAssocID="{B1C06AEC-7BDD-489F-BF48-1B6A3D746F36}" presName="root2" presStyleCnt="0"/>
      <dgm:spPr/>
      <dgm:t>
        <a:bodyPr/>
        <a:lstStyle/>
        <a:p>
          <a:endParaRPr lang="en-US"/>
        </a:p>
      </dgm:t>
    </dgm:pt>
    <dgm:pt modelId="{EF1FAA15-CDED-4184-930A-91B05FD3C0C9}" type="pres">
      <dgm:prSet presAssocID="{B1C06AEC-7BDD-489F-BF48-1B6A3D746F36}" presName="LevelTwoTextNode" presStyleLbl="node4" presStyleIdx="3" presStyleCnt="6" custScaleX="144857" custScaleY="155672" custLinFactNeighborX="-3028" custLinFactNeighborY="5702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C656CAD-08B6-4DCD-AF0F-D6DC1D7B3C98}" type="pres">
      <dgm:prSet presAssocID="{B1C06AEC-7BDD-489F-BF48-1B6A3D746F36}" presName="level3hierChild" presStyleCnt="0"/>
      <dgm:spPr/>
      <dgm:t>
        <a:bodyPr/>
        <a:lstStyle/>
        <a:p>
          <a:endParaRPr lang="en-US"/>
        </a:p>
      </dgm:t>
    </dgm:pt>
    <dgm:pt modelId="{2AE69ED1-02E3-4BA1-9B8C-20E5BACCA3B5}" type="pres">
      <dgm:prSet presAssocID="{496F9AF6-FAE1-4818-B1B7-D3A996B51BF9}" presName="conn2-1" presStyleLbl="parChTrans1D4" presStyleIdx="4" presStyleCnt="6"/>
      <dgm:spPr/>
      <dgm:t>
        <a:bodyPr/>
        <a:lstStyle/>
        <a:p>
          <a:endParaRPr lang="en-US"/>
        </a:p>
      </dgm:t>
    </dgm:pt>
    <dgm:pt modelId="{FD357BB0-5BE8-4C7F-A3EE-55967169709C}" type="pres">
      <dgm:prSet presAssocID="{496F9AF6-FAE1-4818-B1B7-D3A996B51BF9}" presName="connTx" presStyleLbl="parChTrans1D4" presStyleIdx="4" presStyleCnt="6"/>
      <dgm:spPr/>
      <dgm:t>
        <a:bodyPr/>
        <a:lstStyle/>
        <a:p>
          <a:endParaRPr lang="en-US"/>
        </a:p>
      </dgm:t>
    </dgm:pt>
    <dgm:pt modelId="{E710D154-9D4A-4B9E-88EE-ABC03974CCBB}" type="pres">
      <dgm:prSet presAssocID="{09A7497A-05D4-4E1F-B5EB-3DAF14B330CA}" presName="root2" presStyleCnt="0"/>
      <dgm:spPr/>
      <dgm:t>
        <a:bodyPr/>
        <a:lstStyle/>
        <a:p>
          <a:endParaRPr lang="en-US"/>
        </a:p>
      </dgm:t>
    </dgm:pt>
    <dgm:pt modelId="{EF96AC02-3C1F-48FE-933B-2BC35C6C006B}" type="pres">
      <dgm:prSet presAssocID="{09A7497A-05D4-4E1F-B5EB-3DAF14B330CA}" presName="LevelTwoTextNode" presStyleLbl="node4" presStyleIdx="4" presStyleCnt="6" custScaleX="143525" custScaleY="155672" custLinFactNeighborX="-3028" custLinFactNeighborY="8537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21F22D5-41D3-4B52-ADF4-3AF6D61E6B49}" type="pres">
      <dgm:prSet presAssocID="{09A7497A-05D4-4E1F-B5EB-3DAF14B330CA}" presName="level3hierChild" presStyleCnt="0"/>
      <dgm:spPr/>
      <dgm:t>
        <a:bodyPr/>
        <a:lstStyle/>
        <a:p>
          <a:endParaRPr lang="en-US"/>
        </a:p>
      </dgm:t>
    </dgm:pt>
    <dgm:pt modelId="{1FFD4CF2-5B21-4434-AF80-7B261F1C250D}" type="pres">
      <dgm:prSet presAssocID="{15013D2E-E18B-43F1-B4C0-5333BD8AAD62}" presName="conn2-1" presStyleLbl="parChTrans1D4" presStyleIdx="5" presStyleCnt="6"/>
      <dgm:spPr/>
      <dgm:t>
        <a:bodyPr/>
        <a:lstStyle/>
        <a:p>
          <a:endParaRPr lang="en-US"/>
        </a:p>
      </dgm:t>
    </dgm:pt>
    <dgm:pt modelId="{EF7B47B1-DA5B-4D4F-B2DB-93D9B6A2341B}" type="pres">
      <dgm:prSet presAssocID="{15013D2E-E18B-43F1-B4C0-5333BD8AAD62}" presName="connTx" presStyleLbl="parChTrans1D4" presStyleIdx="5" presStyleCnt="6"/>
      <dgm:spPr/>
      <dgm:t>
        <a:bodyPr/>
        <a:lstStyle/>
        <a:p>
          <a:endParaRPr lang="en-US"/>
        </a:p>
      </dgm:t>
    </dgm:pt>
    <dgm:pt modelId="{122B7BEC-BC58-4633-8805-F8D172794CCE}" type="pres">
      <dgm:prSet presAssocID="{7402BC92-76CB-4EB4-B3CD-F9418A708932}" presName="root2" presStyleCnt="0"/>
      <dgm:spPr/>
      <dgm:t>
        <a:bodyPr/>
        <a:lstStyle/>
        <a:p>
          <a:endParaRPr lang="en-US"/>
        </a:p>
      </dgm:t>
    </dgm:pt>
    <dgm:pt modelId="{C567255C-4F32-4670-B3E9-A23F58A4E4D9}" type="pres">
      <dgm:prSet presAssocID="{7402BC92-76CB-4EB4-B3CD-F9418A708932}" presName="LevelTwoTextNode" presStyleLbl="node4" presStyleIdx="5" presStyleCnt="6" custScaleX="143390" custScaleY="155672" custLinFactY="13721" custLinFactNeighborX="-3028" custLinFactNeighborY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09FBD3-980E-48BC-A468-DAFB9B8667A3}" type="pres">
      <dgm:prSet presAssocID="{7402BC92-76CB-4EB4-B3CD-F9418A708932}" presName="level3hierChild" presStyleCnt="0"/>
      <dgm:spPr/>
      <dgm:t>
        <a:bodyPr/>
        <a:lstStyle/>
        <a:p>
          <a:endParaRPr lang="en-US"/>
        </a:p>
      </dgm:t>
    </dgm:pt>
    <dgm:pt modelId="{1AC56E44-D9E9-4472-9AC6-779BA19461DD}" type="pres">
      <dgm:prSet presAssocID="{08248BC2-87B9-4DE9-A71A-5513CC361298}" presName="conn2-1" presStyleLbl="parChTrans1D2" presStyleIdx="3" presStyleCnt="8" custScaleY="1241664"/>
      <dgm:spPr/>
      <dgm:t>
        <a:bodyPr/>
        <a:lstStyle/>
        <a:p>
          <a:endParaRPr lang="en-US"/>
        </a:p>
      </dgm:t>
    </dgm:pt>
    <dgm:pt modelId="{7EB99DBA-6E7B-44D3-92F9-9E1F14BFBE1C}" type="pres">
      <dgm:prSet presAssocID="{08248BC2-87B9-4DE9-A71A-5513CC361298}" presName="connTx" presStyleLbl="parChTrans1D2" presStyleIdx="3" presStyleCnt="8"/>
      <dgm:spPr/>
      <dgm:t>
        <a:bodyPr/>
        <a:lstStyle/>
        <a:p>
          <a:endParaRPr lang="en-US"/>
        </a:p>
      </dgm:t>
    </dgm:pt>
    <dgm:pt modelId="{9DBEEDF0-DC82-4847-9DFC-543660B76FA0}" type="pres">
      <dgm:prSet presAssocID="{B88E42E0-4B62-4F74-8BFC-C6394975EE50}" presName="root2" presStyleCnt="0"/>
      <dgm:spPr/>
      <dgm:t>
        <a:bodyPr/>
        <a:lstStyle/>
        <a:p>
          <a:endParaRPr lang="en-US"/>
        </a:p>
      </dgm:t>
    </dgm:pt>
    <dgm:pt modelId="{2CC86300-4E19-4B93-A4FF-64D82C8A073A}" type="pres">
      <dgm:prSet presAssocID="{B88E42E0-4B62-4F74-8BFC-C6394975EE50}" presName="LevelTwoTextNode" presStyleLbl="node2" presStyleIdx="2" presStyleCnt="3" custScaleX="243686" custScaleY="18927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6849634-EA17-4E34-BC67-0B30E30A146E}" type="pres">
      <dgm:prSet presAssocID="{B88E42E0-4B62-4F74-8BFC-C6394975EE50}" presName="level3hierChild" presStyleCnt="0"/>
      <dgm:spPr/>
      <dgm:t>
        <a:bodyPr/>
        <a:lstStyle/>
        <a:p>
          <a:endParaRPr lang="en-US"/>
        </a:p>
      </dgm:t>
    </dgm:pt>
    <dgm:pt modelId="{377B44AF-7639-41D0-A098-295F80C7EF9B}" type="pres">
      <dgm:prSet presAssocID="{C3BBE608-FD56-40F5-BE43-C804995AE779}" presName="conn2-1" presStyleLbl="parChTrans1D2" presStyleIdx="4" presStyleCnt="8" custScaleY="1630599"/>
      <dgm:spPr/>
      <dgm:t>
        <a:bodyPr/>
        <a:lstStyle/>
        <a:p>
          <a:endParaRPr lang="en-US"/>
        </a:p>
      </dgm:t>
    </dgm:pt>
    <dgm:pt modelId="{F11C971C-5046-44D9-A268-0A02B6F53270}" type="pres">
      <dgm:prSet presAssocID="{C3BBE608-FD56-40F5-BE43-C804995AE779}" presName="connTx" presStyleLbl="parChTrans1D2" presStyleIdx="4" presStyleCnt="8"/>
      <dgm:spPr/>
      <dgm:t>
        <a:bodyPr/>
        <a:lstStyle/>
        <a:p>
          <a:endParaRPr lang="en-US"/>
        </a:p>
      </dgm:t>
    </dgm:pt>
    <dgm:pt modelId="{5F710D7E-B262-4E22-8D3A-07298AFFDBA5}" type="pres">
      <dgm:prSet presAssocID="{B95D0114-6656-47C2-9B85-E3E5D6508E78}" presName="root2" presStyleCnt="0"/>
      <dgm:spPr/>
      <dgm:t>
        <a:bodyPr/>
        <a:lstStyle/>
        <a:p>
          <a:endParaRPr lang="en-US"/>
        </a:p>
      </dgm:t>
    </dgm:pt>
    <dgm:pt modelId="{98B138E5-C58B-4F27-8C86-8D6FC15D46B2}" type="pres">
      <dgm:prSet presAssocID="{B95D0114-6656-47C2-9B85-E3E5D6508E78}" presName="LevelTwoTextNode" presStyleLbl="asst1" presStyleIdx="1" presStyleCnt="5" custScaleX="243686" custScaleY="17403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5382680-75ED-4C2B-A8ED-8A870B3E2762}" type="pres">
      <dgm:prSet presAssocID="{B95D0114-6656-47C2-9B85-E3E5D6508E78}" presName="level3hierChild" presStyleCnt="0"/>
      <dgm:spPr/>
      <dgm:t>
        <a:bodyPr/>
        <a:lstStyle/>
        <a:p>
          <a:endParaRPr lang="en-US"/>
        </a:p>
      </dgm:t>
    </dgm:pt>
    <dgm:pt modelId="{99F12D49-9BC9-4E48-8762-652CA4935F42}" type="pres">
      <dgm:prSet presAssocID="{E3399DD9-453E-4D38-A04C-A2B7FFADD717}" presName="conn2-1" presStyleLbl="parChTrans1D2" presStyleIdx="5" presStyleCnt="8" custScaleY="2000000"/>
      <dgm:spPr/>
      <dgm:t>
        <a:bodyPr/>
        <a:lstStyle/>
        <a:p>
          <a:endParaRPr lang="en-US"/>
        </a:p>
      </dgm:t>
    </dgm:pt>
    <dgm:pt modelId="{3EFC476A-9B9C-4437-9FF5-FCC3A51436B3}" type="pres">
      <dgm:prSet presAssocID="{E3399DD9-453E-4D38-A04C-A2B7FFADD717}" presName="connTx" presStyleLbl="parChTrans1D2" presStyleIdx="5" presStyleCnt="8"/>
      <dgm:spPr/>
      <dgm:t>
        <a:bodyPr/>
        <a:lstStyle/>
        <a:p>
          <a:endParaRPr lang="en-US"/>
        </a:p>
      </dgm:t>
    </dgm:pt>
    <dgm:pt modelId="{FFFE884A-3571-4344-A701-100666682E57}" type="pres">
      <dgm:prSet presAssocID="{379511E0-597E-4AF3-842D-A2682FC0C242}" presName="root2" presStyleCnt="0"/>
      <dgm:spPr/>
      <dgm:t>
        <a:bodyPr/>
        <a:lstStyle/>
        <a:p>
          <a:endParaRPr lang="en-US"/>
        </a:p>
      </dgm:t>
    </dgm:pt>
    <dgm:pt modelId="{43A2D9FF-F9D7-4F69-98FA-7A091162B842}" type="pres">
      <dgm:prSet presAssocID="{379511E0-597E-4AF3-842D-A2682FC0C242}" presName="LevelTwoTextNode" presStyleLbl="asst1" presStyleIdx="2" presStyleCnt="5" custScaleX="243686" custScaleY="25607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85E65B0-FB57-4C94-8C0B-80372E1C964B}" type="pres">
      <dgm:prSet presAssocID="{379511E0-597E-4AF3-842D-A2682FC0C242}" presName="level3hierChild" presStyleCnt="0"/>
      <dgm:spPr/>
      <dgm:t>
        <a:bodyPr/>
        <a:lstStyle/>
        <a:p>
          <a:endParaRPr lang="en-US"/>
        </a:p>
      </dgm:t>
    </dgm:pt>
    <dgm:pt modelId="{F1F5F796-4887-404E-8FB2-1DF89C8EC5C4}" type="pres">
      <dgm:prSet presAssocID="{3F91BE8C-8550-4336-9925-D0AC4962620D}" presName="conn2-1" presStyleLbl="parChTrans1D2" presStyleIdx="6" presStyleCnt="8" custScaleY="2000000"/>
      <dgm:spPr/>
      <dgm:t>
        <a:bodyPr/>
        <a:lstStyle/>
        <a:p>
          <a:endParaRPr lang="en-US"/>
        </a:p>
      </dgm:t>
    </dgm:pt>
    <dgm:pt modelId="{450C2065-3342-4F4D-B172-56FFC05F2B1F}" type="pres">
      <dgm:prSet presAssocID="{3F91BE8C-8550-4336-9925-D0AC4962620D}" presName="connTx" presStyleLbl="parChTrans1D2" presStyleIdx="6" presStyleCnt="8"/>
      <dgm:spPr/>
      <dgm:t>
        <a:bodyPr/>
        <a:lstStyle/>
        <a:p>
          <a:endParaRPr lang="en-US"/>
        </a:p>
      </dgm:t>
    </dgm:pt>
    <dgm:pt modelId="{1673F4AB-B54B-409F-9AF6-4491F1EF5093}" type="pres">
      <dgm:prSet presAssocID="{B0BCBC2C-DD94-4C99-9F2B-467B238896FE}" presName="root2" presStyleCnt="0"/>
      <dgm:spPr/>
      <dgm:t>
        <a:bodyPr/>
        <a:lstStyle/>
        <a:p>
          <a:endParaRPr lang="en-US"/>
        </a:p>
      </dgm:t>
    </dgm:pt>
    <dgm:pt modelId="{EDFCA753-6175-49B9-AEF2-9F18F08E2C1E}" type="pres">
      <dgm:prSet presAssocID="{B0BCBC2C-DD94-4C99-9F2B-467B238896FE}" presName="LevelTwoTextNode" presStyleLbl="asst1" presStyleIdx="3" presStyleCnt="5" custScaleX="243686" custScaleY="1693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25EDA2D-C828-48B6-AAC6-2A49D380E531}" type="pres">
      <dgm:prSet presAssocID="{B0BCBC2C-DD94-4C99-9F2B-467B238896FE}" presName="level3hierChild" presStyleCnt="0"/>
      <dgm:spPr/>
      <dgm:t>
        <a:bodyPr/>
        <a:lstStyle/>
        <a:p>
          <a:endParaRPr lang="en-US"/>
        </a:p>
      </dgm:t>
    </dgm:pt>
    <dgm:pt modelId="{AD124C0E-DF40-46B4-BB6E-B0A3256DACF1}" type="pres">
      <dgm:prSet presAssocID="{531C696D-A5F4-456B-B8F3-1B32E15A15F8}" presName="conn2-1" presStyleLbl="parChTrans1D2" presStyleIdx="7" presStyleCnt="8" custScaleY="2000000"/>
      <dgm:spPr/>
      <dgm:t>
        <a:bodyPr/>
        <a:lstStyle/>
        <a:p>
          <a:endParaRPr lang="en-US"/>
        </a:p>
      </dgm:t>
    </dgm:pt>
    <dgm:pt modelId="{4C181825-AC55-42F3-A909-EFEAB46809E8}" type="pres">
      <dgm:prSet presAssocID="{531C696D-A5F4-456B-B8F3-1B32E15A15F8}" presName="connTx" presStyleLbl="parChTrans1D2" presStyleIdx="7" presStyleCnt="8"/>
      <dgm:spPr/>
      <dgm:t>
        <a:bodyPr/>
        <a:lstStyle/>
        <a:p>
          <a:endParaRPr lang="en-US"/>
        </a:p>
      </dgm:t>
    </dgm:pt>
    <dgm:pt modelId="{A4ECB9D9-B571-49F6-B809-9B562320D2AB}" type="pres">
      <dgm:prSet presAssocID="{6BFB9853-4BCA-4896-AE8F-3088322B5B11}" presName="root2" presStyleCnt="0"/>
      <dgm:spPr/>
      <dgm:t>
        <a:bodyPr/>
        <a:lstStyle/>
        <a:p>
          <a:endParaRPr lang="en-US"/>
        </a:p>
      </dgm:t>
    </dgm:pt>
    <dgm:pt modelId="{860EBD7E-620B-429B-854D-D97B55690A8A}" type="pres">
      <dgm:prSet presAssocID="{6BFB9853-4BCA-4896-AE8F-3088322B5B11}" presName="LevelTwoTextNode" presStyleLbl="asst1" presStyleIdx="4" presStyleCnt="5" custScaleX="243686" custScaleY="1630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BC64612-63C1-4B89-AAA1-03FB3CCB3AA9}" type="pres">
      <dgm:prSet presAssocID="{6BFB9853-4BCA-4896-AE8F-3088322B5B11}" presName="level3hierChild" presStyleCnt="0"/>
      <dgm:spPr/>
      <dgm:t>
        <a:bodyPr/>
        <a:lstStyle/>
        <a:p>
          <a:endParaRPr lang="en-US"/>
        </a:p>
      </dgm:t>
    </dgm:pt>
  </dgm:ptLst>
  <dgm:cxnLst>
    <dgm:cxn modelId="{E02ED59B-3674-4A96-BF50-B311F2E42025}" type="presOf" srcId="{09A7497A-05D4-4E1F-B5EB-3DAF14B330CA}" destId="{EF96AC02-3C1F-48FE-933B-2BC35C6C006B}" srcOrd="0" destOrd="0" presId="urn:microsoft.com/office/officeart/2008/layout/HorizontalMultiLevelHierarchy"/>
    <dgm:cxn modelId="{9A81FEDB-F71A-4875-AD16-239DB92A4AC1}" type="presOf" srcId="{DA6DD59A-099A-4276-9DEB-ADBC3D957484}" destId="{1D4F8908-3C8A-40CD-A9C5-9A9E1D9EEC75}" srcOrd="1" destOrd="0" presId="urn:microsoft.com/office/officeart/2008/layout/HorizontalMultiLevelHierarchy"/>
    <dgm:cxn modelId="{253A8E1B-F8CF-4DE7-817E-43CF808EA14E}" type="presOf" srcId="{22D37A22-0500-4030-A721-C42078FDB447}" destId="{DD3FA3DD-9847-4C57-8F7B-7EEF2BFB7575}" srcOrd="0" destOrd="0" presId="urn:microsoft.com/office/officeart/2008/layout/HorizontalMultiLevelHierarchy"/>
    <dgm:cxn modelId="{AA9FBCB6-BBF0-434F-8B9E-DD0E9ED7B0DC}" type="presOf" srcId="{B88E42E0-4B62-4F74-8BFC-C6394975EE50}" destId="{2CC86300-4E19-4B93-A4FF-64D82C8A073A}" srcOrd="0" destOrd="0" presId="urn:microsoft.com/office/officeart/2008/layout/HorizontalMultiLevelHierarchy"/>
    <dgm:cxn modelId="{0ACF5EA1-17F3-4B00-B55F-385DCF4937D7}" type="presOf" srcId="{B45CF4E4-79B7-4B53-9B35-4F4440027DBE}" destId="{00E320D0-9F7C-4D13-859F-2D492FF7555F}" srcOrd="0" destOrd="0" presId="urn:microsoft.com/office/officeart/2008/layout/HorizontalMultiLevelHierarchy"/>
    <dgm:cxn modelId="{4D0D87BC-01A7-4C0B-86AF-917B7B4ED17C}" srcId="{9A51A7D1-15C8-4C61-892F-1908529433C5}" destId="{D121885E-3629-4909-B817-8C0070325F80}" srcOrd="3" destOrd="0" parTransId="{D46FEE8C-B30B-4B07-96D5-2C5C73B73803}" sibTransId="{A48841F5-F1F3-4912-9946-A5F4241D4046}"/>
    <dgm:cxn modelId="{32D07C48-2F91-4403-8802-D6FA63F493F7}" type="presOf" srcId="{531C696D-A5F4-456B-B8F3-1B32E15A15F8}" destId="{AD124C0E-DF40-46B4-BB6E-B0A3256DACF1}" srcOrd="0" destOrd="0" presId="urn:microsoft.com/office/officeart/2008/layout/HorizontalMultiLevelHierarchy"/>
    <dgm:cxn modelId="{34879773-8396-4252-BCD5-86164F76293C}" type="presOf" srcId="{A780339A-C1D1-4D86-AA0A-EA156E0E244F}" destId="{7E314C32-DCFB-46F6-9490-31E6F648166B}" srcOrd="0" destOrd="0" presId="urn:microsoft.com/office/officeart/2008/layout/HorizontalMultiLevelHierarchy"/>
    <dgm:cxn modelId="{65A0AA22-207A-4496-94BE-0AE14B32D017}" type="presOf" srcId="{CD4E2660-F001-4E30-9525-564AD1E6B20B}" destId="{8A0F41FE-A762-4A9D-8ACD-88680D486EEA}" srcOrd="0" destOrd="0" presId="urn:microsoft.com/office/officeart/2008/layout/HorizontalMultiLevelHierarchy"/>
    <dgm:cxn modelId="{3155CB68-D301-44FE-9827-67435A19C3B1}" srcId="{D121885E-3629-4909-B817-8C0070325F80}" destId="{928153A8-BB0F-4A0C-943E-F56656943CF7}" srcOrd="1" destOrd="0" parTransId="{CD4E2660-F001-4E30-9525-564AD1E6B20B}" sibTransId="{93FA4196-95E0-4EC0-8A54-F5F76E53AE48}"/>
    <dgm:cxn modelId="{189384E5-D450-4C6A-B174-1AFECEE0903E}" type="presOf" srcId="{3D61377D-1AE7-45AB-8124-017FEA79B81D}" destId="{F922E084-E31C-4D39-ADEC-469656993A06}" srcOrd="0" destOrd="0" presId="urn:microsoft.com/office/officeart/2008/layout/HorizontalMultiLevelHierarchy"/>
    <dgm:cxn modelId="{642EABCB-CCD9-4B74-816F-C0D7716115F6}" type="presOf" srcId="{DA6DD59A-099A-4276-9DEB-ADBC3D957484}" destId="{56A39060-170F-4EB7-BFAB-CB623B0C40A4}" srcOrd="0" destOrd="0" presId="urn:microsoft.com/office/officeart/2008/layout/HorizontalMultiLevelHierarchy"/>
    <dgm:cxn modelId="{787FC10C-9811-49FA-A98A-695EC78CAC88}" srcId="{D121885E-3629-4909-B817-8C0070325F80}" destId="{B45CF4E4-79B7-4B53-9B35-4F4440027DBE}" srcOrd="0" destOrd="0" parTransId="{A780339A-C1D1-4D86-AA0A-EA156E0E244F}" sibTransId="{B8BC2B1F-525D-497F-B8C8-9BA989ED63FC}"/>
    <dgm:cxn modelId="{29C10210-9DB3-4312-954E-8332C38BD1CD}" type="presOf" srcId="{03C52F7A-46DD-40C5-A851-0404C28ECF27}" destId="{282575FC-AC65-4F66-A401-5CFF8FAA8D7F}" srcOrd="0" destOrd="0" presId="urn:microsoft.com/office/officeart/2008/layout/HorizontalMultiLevelHierarchy"/>
    <dgm:cxn modelId="{8C2E7857-5D48-471B-ABE2-52BBFBFFD935}" type="presOf" srcId="{D46FEE8C-B30B-4B07-96D5-2C5C73B73803}" destId="{BA1295B8-B034-4581-9514-3DA905B059F3}" srcOrd="1" destOrd="0" presId="urn:microsoft.com/office/officeart/2008/layout/HorizontalMultiLevelHierarchy"/>
    <dgm:cxn modelId="{67D5FCD9-2833-4605-97F2-FC9C8D8E9F10}" type="presOf" srcId="{4D492FF4-42BF-4098-BA41-36F4BA6534B0}" destId="{670AA317-B6B2-4B97-8D18-EF5A9EB0535D}" srcOrd="1" destOrd="0" presId="urn:microsoft.com/office/officeart/2008/layout/HorizontalMultiLevelHierarchy"/>
    <dgm:cxn modelId="{88AF9AE4-08C3-4DE4-846E-EC81471B0CBA}" type="presOf" srcId="{2B8BBE00-E3B6-41B0-8641-72697DFD1EE5}" destId="{6D284B67-F391-47DC-ADFF-B2254A38586B}" srcOrd="1" destOrd="0" presId="urn:microsoft.com/office/officeart/2008/layout/HorizontalMultiLevelHierarchy"/>
    <dgm:cxn modelId="{7E20F63B-13DC-4B88-B1A0-E3412C9D1A49}" srcId="{22D37A22-0500-4030-A721-C42078FDB447}" destId="{B0BCBC2C-DD94-4C99-9F2B-467B238896FE}" srcOrd="6" destOrd="0" parTransId="{3F91BE8C-8550-4336-9925-D0AC4962620D}" sibTransId="{CFC1D015-02EC-485A-8F8B-6AF5687060C0}"/>
    <dgm:cxn modelId="{6916A387-D7AE-4664-8F85-D3BEDDF388F4}" type="presOf" srcId="{3160D78A-1A73-4723-A4BC-B848DA56BAD1}" destId="{4A0BA5C2-1776-4BE2-A7B7-DE03B96D178C}" srcOrd="0" destOrd="0" presId="urn:microsoft.com/office/officeart/2008/layout/HorizontalMultiLevelHierarchy"/>
    <dgm:cxn modelId="{1742D4DC-2CA7-4D30-ADA7-99BFEDEB31C3}" type="presOf" srcId="{D46FEE8C-B30B-4B07-96D5-2C5C73B73803}" destId="{215B068B-5116-4A14-830E-0DC2284C7E80}" srcOrd="0" destOrd="0" presId="urn:microsoft.com/office/officeart/2008/layout/HorizontalMultiLevelHierarchy"/>
    <dgm:cxn modelId="{69C2FC71-161D-4D89-A675-6C6AA74D05B8}" type="presOf" srcId="{BA3FC8DF-0335-414B-8B5A-BECD8E9E07FE}" destId="{3D1EBFC2-0768-4DD2-9B6D-94C066B1B109}" srcOrd="1" destOrd="0" presId="urn:microsoft.com/office/officeart/2008/layout/HorizontalMultiLevelHierarchy"/>
    <dgm:cxn modelId="{9AED8759-8BFE-41B5-B5DF-5FAA396F77FE}" srcId="{D121885E-3629-4909-B817-8C0070325F80}" destId="{B1C06AEC-7BDD-489F-BF48-1B6A3D746F36}" srcOrd="3" destOrd="0" parTransId="{BC14B0C2-6BED-46DE-A163-B2AEEE8F646F}" sibTransId="{A83EAAF9-1C25-4C4E-8164-9AD69DDD87A2}"/>
    <dgm:cxn modelId="{99AD0392-78BB-48F1-9D4D-541D67671F9D}" type="presOf" srcId="{B95D0114-6656-47C2-9B85-E3E5D6508E78}" destId="{98B138E5-C58B-4F27-8C86-8D6FC15D46B2}" srcOrd="0" destOrd="0" presId="urn:microsoft.com/office/officeart/2008/layout/HorizontalMultiLevelHierarchy"/>
    <dgm:cxn modelId="{F4C7944F-AB3B-474D-BFA3-E1D0E331FF93}" type="presOf" srcId="{C3BBE608-FD56-40F5-BE43-C804995AE779}" destId="{F11C971C-5046-44D9-A268-0A02B6F53270}" srcOrd="1" destOrd="0" presId="urn:microsoft.com/office/officeart/2008/layout/HorizontalMultiLevelHierarchy"/>
    <dgm:cxn modelId="{697C8429-A5A7-4D66-A62B-5C64E7CF2AFB}" type="presOf" srcId="{A780339A-C1D1-4D86-AA0A-EA156E0E244F}" destId="{BE16267D-B62A-4A5E-AA73-05D7E4991F2E}" srcOrd="1" destOrd="0" presId="urn:microsoft.com/office/officeart/2008/layout/HorizontalMultiLevelHierarchy"/>
    <dgm:cxn modelId="{60D39DDF-6B04-4F64-9780-6109B040A3B9}" srcId="{22D37A22-0500-4030-A721-C42078FDB447}" destId="{379511E0-597E-4AF3-842D-A2682FC0C242}" srcOrd="5" destOrd="0" parTransId="{E3399DD9-453E-4D38-A04C-A2B7FFADD717}" sibTransId="{F401DFE9-3A63-4763-AF67-3EC09E51381F}"/>
    <dgm:cxn modelId="{B3C709C7-F2EC-4FC0-9C00-8BB4E6474BDA}" type="presOf" srcId="{08248BC2-87B9-4DE9-A71A-5513CC361298}" destId="{1AC56E44-D9E9-4472-9AC6-779BA19461DD}" srcOrd="0" destOrd="0" presId="urn:microsoft.com/office/officeart/2008/layout/HorizontalMultiLevelHierarchy"/>
    <dgm:cxn modelId="{6FB57DE1-3C84-4088-BC5B-DF517E6E809D}" type="presOf" srcId="{531C696D-A5F4-456B-B8F3-1B32E15A15F8}" destId="{4C181825-AC55-42F3-A909-EFEAB46809E8}" srcOrd="1" destOrd="0" presId="urn:microsoft.com/office/officeart/2008/layout/HorizontalMultiLevelHierarchy"/>
    <dgm:cxn modelId="{BC44F0FC-A53F-4BB8-A767-AA704D5E7886}" type="presOf" srcId="{BA3FC8DF-0335-414B-8B5A-BECD8E9E07FE}" destId="{00D09CAF-5A29-4BA8-9C68-8AA9A23AFA1E}" srcOrd="0" destOrd="0" presId="urn:microsoft.com/office/officeart/2008/layout/HorizontalMultiLevelHierarchy"/>
    <dgm:cxn modelId="{78C8FC1B-2F85-4F11-A61B-3C3B141C9DA1}" type="presOf" srcId="{6BFB9853-4BCA-4896-AE8F-3088322B5B11}" destId="{860EBD7E-620B-429B-854D-D97B55690A8A}" srcOrd="0" destOrd="0" presId="urn:microsoft.com/office/officeart/2008/layout/HorizontalMultiLevelHierarchy"/>
    <dgm:cxn modelId="{97928762-2A44-4A65-B105-CDB0701DA321}" srcId="{22D37A22-0500-4030-A721-C42078FDB447}" destId="{9A51A7D1-15C8-4C61-892F-1908529433C5}" srcOrd="2" destOrd="0" parTransId="{2B8BBE00-E3B6-41B0-8641-72697DFD1EE5}" sibTransId="{C0A6EBB0-9623-4A94-B970-2B2B1CD19DD8}"/>
    <dgm:cxn modelId="{8AFDDFC3-D1C1-4D33-9974-EB9752C2A88F}" type="presOf" srcId="{7402BC92-76CB-4EB4-B3CD-F9418A708932}" destId="{C567255C-4F32-4670-B3E9-A23F58A4E4D9}" srcOrd="0" destOrd="0" presId="urn:microsoft.com/office/officeart/2008/layout/HorizontalMultiLevelHierarchy"/>
    <dgm:cxn modelId="{A657B9C4-EDC7-4DD5-9794-A4A450AB74ED}" type="presOf" srcId="{BC14B0C2-6BED-46DE-A163-B2AEEE8F646F}" destId="{1929D3CE-9DA6-436C-A019-109F2F9D5A05}" srcOrd="0" destOrd="0" presId="urn:microsoft.com/office/officeart/2008/layout/HorizontalMultiLevelHierarchy"/>
    <dgm:cxn modelId="{DEA4120A-FC7B-4C24-8E7A-2F3CA2FED219}" type="presOf" srcId="{3F91BE8C-8550-4336-9925-D0AC4962620D}" destId="{F1F5F796-4887-404E-8FB2-1DF89C8EC5C4}" srcOrd="0" destOrd="0" presId="urn:microsoft.com/office/officeart/2008/layout/HorizontalMultiLevelHierarchy"/>
    <dgm:cxn modelId="{ABC3055A-4E55-4F80-8356-FEF2F76A8F8B}" type="presOf" srcId="{928153A8-BB0F-4A0C-943E-F56656943CF7}" destId="{7EFDADC9-DFEC-4DFE-BC96-C3EA6CA44C95}" srcOrd="0" destOrd="0" presId="urn:microsoft.com/office/officeart/2008/layout/HorizontalMultiLevelHierarchy"/>
    <dgm:cxn modelId="{548755BA-3C10-40BB-B86F-4964174988EC}" type="presOf" srcId="{D121885E-3629-4909-B817-8C0070325F80}" destId="{95A08067-A989-4FC4-BD24-FA6C4291B42D}" srcOrd="0" destOrd="0" presId="urn:microsoft.com/office/officeart/2008/layout/HorizontalMultiLevelHierarchy"/>
    <dgm:cxn modelId="{D5A21D89-27B1-4BA1-B7AA-CC76011D6C0A}" type="presOf" srcId="{67A48B33-77C2-4A00-9E1D-D7C4EE616157}" destId="{D53FFB5F-65A0-442A-8661-CFD2E5D92142}" srcOrd="0" destOrd="0" presId="urn:microsoft.com/office/officeart/2008/layout/HorizontalMultiLevelHierarchy"/>
    <dgm:cxn modelId="{C9E3DCAC-B62A-42DD-9011-470955ADB5CF}" type="presOf" srcId="{496F9AF6-FAE1-4818-B1B7-D3A996B51BF9}" destId="{FD357BB0-5BE8-4C7F-A3EE-55967169709C}" srcOrd="1" destOrd="0" presId="urn:microsoft.com/office/officeart/2008/layout/HorizontalMultiLevelHierarchy"/>
    <dgm:cxn modelId="{98197413-5E7C-422B-B971-B97F9CBA0C71}" type="presOf" srcId="{9B6D16B1-A3BC-49B7-A4B6-ACD416B75C3F}" destId="{F2B8148E-E0B9-4291-BA3D-FC3E57EC4864}" srcOrd="0" destOrd="0" presId="urn:microsoft.com/office/officeart/2008/layout/HorizontalMultiLevelHierarchy"/>
    <dgm:cxn modelId="{8F50A750-E168-4883-8A8C-B381A62CCDB2}" srcId="{D34F9316-7018-4691-B92B-8A9405DBA615}" destId="{22D37A22-0500-4030-A721-C42078FDB447}" srcOrd="0" destOrd="0" parTransId="{0991EDD2-BB66-44DB-9D21-6E4F17591752}" sibTransId="{6BFD1304-80CB-4DC9-B282-C6A6F55C7907}"/>
    <dgm:cxn modelId="{D7EB7A1D-8549-459C-BAD5-4F1CE282BAD3}" type="presOf" srcId="{E3399DD9-453E-4D38-A04C-A2B7FFADD717}" destId="{3EFC476A-9B9C-4437-9FF5-FCC3A51436B3}" srcOrd="1" destOrd="0" presId="urn:microsoft.com/office/officeart/2008/layout/HorizontalMultiLevelHierarchy"/>
    <dgm:cxn modelId="{3203B2D8-1597-45EE-9E9E-E723462A0AC0}" type="presOf" srcId="{AF22347D-793A-4825-AB15-30A72D031A9C}" destId="{D24A7AD4-9CA2-475F-B263-BC1BFCD24F80}" srcOrd="1" destOrd="0" presId="urn:microsoft.com/office/officeart/2008/layout/HorizontalMultiLevelHierarchy"/>
    <dgm:cxn modelId="{5109BC68-A7B7-497A-AD22-2C281D0FC057}" type="presOf" srcId="{89C0B90C-C0D8-4A29-9D84-C873AC932EE4}" destId="{CE9FF83D-36B4-41FB-9AEC-908A572F6A53}" srcOrd="0" destOrd="0" presId="urn:microsoft.com/office/officeart/2008/layout/HorizontalMultiLevelHierarchy"/>
    <dgm:cxn modelId="{2E251E67-BB06-4F15-889A-5952BF5C7FB2}" type="presOf" srcId="{FFB88E56-F39E-4FDB-B441-FC9FC458A653}" destId="{2770163C-D4BB-4B07-9CCF-764F5B662661}" srcOrd="0" destOrd="0" presId="urn:microsoft.com/office/officeart/2008/layout/HorizontalMultiLevelHierarchy"/>
    <dgm:cxn modelId="{6801F826-8433-449D-BF30-509151371935}" srcId="{22D37A22-0500-4030-A721-C42078FDB447}" destId="{B95D0114-6656-47C2-9B85-E3E5D6508E78}" srcOrd="4" destOrd="0" parTransId="{C3BBE608-FD56-40F5-BE43-C804995AE779}" sibTransId="{C0207E27-9A3B-4271-A5F0-9D777F032AFD}"/>
    <dgm:cxn modelId="{93B661ED-90CD-4E5F-9EB3-22B3CDC632D9}" type="presOf" srcId="{B1C06AEC-7BDD-489F-BF48-1B6A3D746F36}" destId="{EF1FAA15-CDED-4184-930A-91B05FD3C0C9}" srcOrd="0" destOrd="0" presId="urn:microsoft.com/office/officeart/2008/layout/HorizontalMultiLevelHierarchy"/>
    <dgm:cxn modelId="{B20DFF41-A3FE-436B-A30B-A9279AB546C0}" type="presOf" srcId="{15013D2E-E18B-43F1-B4C0-5333BD8AAD62}" destId="{EF7B47B1-DA5B-4D4F-B2DB-93D9B6A2341B}" srcOrd="1" destOrd="0" presId="urn:microsoft.com/office/officeart/2008/layout/HorizontalMultiLevelHierarchy"/>
    <dgm:cxn modelId="{C2B2BA44-DEC8-4E11-86BE-18C7B2DFDD1E}" srcId="{D121885E-3629-4909-B817-8C0070325F80}" destId="{7402BC92-76CB-4EB4-B3CD-F9418A708932}" srcOrd="5" destOrd="0" parTransId="{15013D2E-E18B-43F1-B4C0-5333BD8AAD62}" sibTransId="{94002C79-6783-42BA-B7D3-A53482873B66}"/>
    <dgm:cxn modelId="{34A64AFD-6C80-48CE-A456-3B562CD40913}" type="presOf" srcId="{BC14B0C2-6BED-46DE-A163-B2AEEE8F646F}" destId="{FA17ADF6-3D2D-4C6E-82EA-FDEC08C3C174}" srcOrd="1" destOrd="0" presId="urn:microsoft.com/office/officeart/2008/layout/HorizontalMultiLevelHierarchy"/>
    <dgm:cxn modelId="{4D54739C-C248-499B-958B-1703B0D05D77}" type="presOf" srcId="{AF22347D-793A-4825-AB15-30A72D031A9C}" destId="{3D2C543F-6979-44B6-B03D-6A0D8B1E1B83}" srcOrd="0" destOrd="0" presId="urn:microsoft.com/office/officeart/2008/layout/HorizontalMultiLevelHierarchy"/>
    <dgm:cxn modelId="{9F66CCFC-CBDF-47F6-B636-E4AF8B4A6353}" srcId="{D121885E-3629-4909-B817-8C0070325F80}" destId="{09A7497A-05D4-4E1F-B5EB-3DAF14B330CA}" srcOrd="4" destOrd="0" parTransId="{496F9AF6-FAE1-4818-B1B7-D3A996B51BF9}" sibTransId="{5AD96E75-DB9C-4EBC-9175-65D4BDA72E4D}"/>
    <dgm:cxn modelId="{A4F1BCD2-5159-4344-823D-885914A0A310}" type="presOf" srcId="{E3399DD9-453E-4D38-A04C-A2B7FFADD717}" destId="{99F12D49-9BC9-4E48-8762-652CA4935F42}" srcOrd="0" destOrd="0" presId="urn:microsoft.com/office/officeart/2008/layout/HorizontalMultiLevelHierarchy"/>
    <dgm:cxn modelId="{8A38864A-9A8F-4888-BFD6-A0736D9FCA55}" type="presOf" srcId="{D34F9316-7018-4691-B92B-8A9405DBA615}" destId="{EDEDB48B-0830-4354-B4F7-055C1BCE619C}" srcOrd="0" destOrd="0" presId="urn:microsoft.com/office/officeart/2008/layout/HorizontalMultiLevelHierarchy"/>
    <dgm:cxn modelId="{1D1916CC-D0D8-4240-A5BF-B11CB4FF64B3}" srcId="{D121885E-3629-4909-B817-8C0070325F80}" destId="{03C52F7A-46DD-40C5-A851-0404C28ECF27}" srcOrd="2" destOrd="0" parTransId="{B36BD298-3E0D-42F2-B70F-731A16D00880}" sibTransId="{F3FD1E26-B351-4C72-9CA7-C9E62F0A0BA6}"/>
    <dgm:cxn modelId="{C4AFD598-0286-4A0F-AFFB-9FB59654C6C0}" srcId="{9A51A7D1-15C8-4C61-892F-1908529433C5}" destId="{67A48B33-77C2-4A00-9E1D-D7C4EE616157}" srcOrd="1" destOrd="0" parTransId="{BA3FC8DF-0335-414B-8B5A-BECD8E9E07FE}" sibTransId="{893806ED-50A3-41EF-A8A9-BCB0B7310181}"/>
    <dgm:cxn modelId="{53EFB51F-A287-4726-93E2-7E0D7610B8CC}" type="presOf" srcId="{379511E0-597E-4AF3-842D-A2682FC0C242}" destId="{43A2D9FF-F9D7-4F69-98FA-7A091162B842}" srcOrd="0" destOrd="0" presId="urn:microsoft.com/office/officeart/2008/layout/HorizontalMultiLevelHierarchy"/>
    <dgm:cxn modelId="{8FC4D6FB-E6BD-4A54-AE0A-14C58D9223A7}" type="presOf" srcId="{4D492FF4-42BF-4098-BA41-36F4BA6534B0}" destId="{0C1D8E14-3BC3-42CE-9638-296C8E4F0E04}" srcOrd="0" destOrd="0" presId="urn:microsoft.com/office/officeart/2008/layout/HorizontalMultiLevelHierarchy"/>
    <dgm:cxn modelId="{FE687CB7-A78A-49C4-9EF2-C665F0CE0A5F}" srcId="{22D37A22-0500-4030-A721-C42078FDB447}" destId="{89C0B90C-C0D8-4A29-9D84-C873AC932EE4}" srcOrd="0" destOrd="0" parTransId="{4D492FF4-42BF-4098-BA41-36F4BA6534B0}" sibTransId="{136B81B3-E01E-49A5-BED8-4E514F84F1A5}"/>
    <dgm:cxn modelId="{C7B096AB-2571-44C5-B298-E32BE664E731}" type="presOf" srcId="{08248BC2-87B9-4DE9-A71A-5513CC361298}" destId="{7EB99DBA-6E7B-44D3-92F9-9E1F14BFBE1C}" srcOrd="1" destOrd="0" presId="urn:microsoft.com/office/officeart/2008/layout/HorizontalMultiLevelHierarchy"/>
    <dgm:cxn modelId="{565245E5-A59B-4F65-B83E-3DF8D023A0CB}" srcId="{22D37A22-0500-4030-A721-C42078FDB447}" destId="{9B6D16B1-A3BC-49B7-A4B6-ACD416B75C3F}" srcOrd="1" destOrd="0" parTransId="{AF22347D-793A-4825-AB15-30A72D031A9C}" sibTransId="{69AA9352-CF23-45FD-AB7A-011DFD03AE39}"/>
    <dgm:cxn modelId="{2C800DF3-025F-40F2-AC1C-BEC95ABF4ACF}" srcId="{22D37A22-0500-4030-A721-C42078FDB447}" destId="{6BFB9853-4BCA-4896-AE8F-3088322B5B11}" srcOrd="7" destOrd="0" parTransId="{531C696D-A5F4-456B-B8F3-1B32E15A15F8}" sibTransId="{8B9071F6-5F24-43BF-8288-737633B9301D}"/>
    <dgm:cxn modelId="{3CB3FA77-41F2-4A60-83AA-AD011C086F1A}" type="presOf" srcId="{B0BCBC2C-DD94-4C99-9F2B-467B238896FE}" destId="{EDFCA753-6175-49B9-AEF2-9F18F08E2C1E}" srcOrd="0" destOrd="0" presId="urn:microsoft.com/office/officeart/2008/layout/HorizontalMultiLevelHierarchy"/>
    <dgm:cxn modelId="{821455A9-9AB2-44F0-A890-29307D72E6B8}" type="presOf" srcId="{C3BBE608-FD56-40F5-BE43-C804995AE779}" destId="{377B44AF-7639-41D0-A098-295F80C7EF9B}" srcOrd="0" destOrd="0" presId="urn:microsoft.com/office/officeart/2008/layout/HorizontalMultiLevelHierarchy"/>
    <dgm:cxn modelId="{B2E7D51A-D87A-4ADF-B3D5-417ED5E015BE}" type="presOf" srcId="{CD4E2660-F001-4E30-9525-564AD1E6B20B}" destId="{C3DF760F-5D7C-4F92-8412-0472D9B86185}" srcOrd="1" destOrd="0" presId="urn:microsoft.com/office/officeart/2008/layout/HorizontalMultiLevelHierarchy"/>
    <dgm:cxn modelId="{0646784C-7738-433E-8FF6-E94A76B0CA25}" type="presOf" srcId="{15013D2E-E18B-43F1-B4C0-5333BD8AAD62}" destId="{1FFD4CF2-5B21-4434-AF80-7B261F1C250D}" srcOrd="0" destOrd="0" presId="urn:microsoft.com/office/officeart/2008/layout/HorizontalMultiLevelHierarchy"/>
    <dgm:cxn modelId="{835DE4E1-5D7F-45E3-B3CF-26FD22519647}" srcId="{22D37A22-0500-4030-A721-C42078FDB447}" destId="{B88E42E0-4B62-4F74-8BFC-C6394975EE50}" srcOrd="3" destOrd="0" parTransId="{08248BC2-87B9-4DE9-A71A-5513CC361298}" sibTransId="{0A526692-9AEA-445E-97C0-5D44DB9CB65C}"/>
    <dgm:cxn modelId="{7EDD4A6F-EC3F-457A-B400-4F57B40E7D26}" type="presOf" srcId="{496F9AF6-FAE1-4818-B1B7-D3A996B51BF9}" destId="{2AE69ED1-02E3-4BA1-9B8C-20E5BACCA3B5}" srcOrd="0" destOrd="0" presId="urn:microsoft.com/office/officeart/2008/layout/HorizontalMultiLevelHierarchy"/>
    <dgm:cxn modelId="{02845D32-4CF0-45AD-B0A4-81B48A6EC221}" type="presOf" srcId="{2B8BBE00-E3B6-41B0-8641-72697DFD1EE5}" destId="{14BAB47A-D7CB-433A-A913-514B33ED0615}" srcOrd="0" destOrd="0" presId="urn:microsoft.com/office/officeart/2008/layout/HorizontalMultiLevelHierarchy"/>
    <dgm:cxn modelId="{FEFB10F8-65C6-4B18-A013-12516B289C9D}" type="presOf" srcId="{3F91BE8C-8550-4336-9925-D0AC4962620D}" destId="{450C2065-3342-4F4D-B172-56FFC05F2B1F}" srcOrd="1" destOrd="0" presId="urn:microsoft.com/office/officeart/2008/layout/HorizontalMultiLevelHierarchy"/>
    <dgm:cxn modelId="{27E57634-BE9F-4726-9002-3E287BB606C5}" srcId="{9A51A7D1-15C8-4C61-892F-1908529433C5}" destId="{3160D78A-1A73-4723-A4BC-B848DA56BAD1}" srcOrd="2" destOrd="0" parTransId="{3D61377D-1AE7-45AB-8124-017FEA79B81D}" sibTransId="{9704A31D-C809-4CD7-9B27-1C0D173C4491}"/>
    <dgm:cxn modelId="{9EE2ABCA-6F6C-4C5E-87AB-DD962E12189A}" type="presOf" srcId="{B36BD298-3E0D-42F2-B70F-731A16D00880}" destId="{AB0985CE-3A2A-46E1-BA87-E1ACB10C629C}" srcOrd="0" destOrd="0" presId="urn:microsoft.com/office/officeart/2008/layout/HorizontalMultiLevelHierarchy"/>
    <dgm:cxn modelId="{AE065579-03D1-4EFF-8A66-9DB9EB9EDE3D}" type="presOf" srcId="{B36BD298-3E0D-42F2-B70F-731A16D00880}" destId="{4B76E13F-DD90-4B97-9597-4DEA5A88451C}" srcOrd="1" destOrd="0" presId="urn:microsoft.com/office/officeart/2008/layout/HorizontalMultiLevelHierarchy"/>
    <dgm:cxn modelId="{440F82F9-51B9-4650-8CC4-26737582C478}" srcId="{9A51A7D1-15C8-4C61-892F-1908529433C5}" destId="{FFB88E56-F39E-4FDB-B441-FC9FC458A653}" srcOrd="0" destOrd="0" parTransId="{DA6DD59A-099A-4276-9DEB-ADBC3D957484}" sibTransId="{A20744CC-93F0-4CD7-A14E-12A9BC6707A1}"/>
    <dgm:cxn modelId="{43F2E890-3268-426D-8A40-FE91D3454172}" type="presOf" srcId="{9A51A7D1-15C8-4C61-892F-1908529433C5}" destId="{2C8C1918-A2D6-4F44-AA93-CE2901249CC6}" srcOrd="0" destOrd="0" presId="urn:microsoft.com/office/officeart/2008/layout/HorizontalMultiLevelHierarchy"/>
    <dgm:cxn modelId="{840DC7CF-B5C0-406D-A768-C6F3ECF687CA}" type="presOf" srcId="{3D61377D-1AE7-45AB-8124-017FEA79B81D}" destId="{A5283541-8283-4667-A89E-1F90356D09AF}" srcOrd="1" destOrd="0" presId="urn:microsoft.com/office/officeart/2008/layout/HorizontalMultiLevelHierarchy"/>
    <dgm:cxn modelId="{0BAF7CFE-3041-4700-B0B9-6120B0010A13}" type="presParOf" srcId="{EDEDB48B-0830-4354-B4F7-055C1BCE619C}" destId="{A112FC00-4031-4362-87BC-AE0BDE246287}" srcOrd="0" destOrd="0" presId="urn:microsoft.com/office/officeart/2008/layout/HorizontalMultiLevelHierarchy"/>
    <dgm:cxn modelId="{1B40EBD5-7342-4A66-8561-053DF9ECD5C5}" type="presParOf" srcId="{A112FC00-4031-4362-87BC-AE0BDE246287}" destId="{DD3FA3DD-9847-4C57-8F7B-7EEF2BFB7575}" srcOrd="0" destOrd="0" presId="urn:microsoft.com/office/officeart/2008/layout/HorizontalMultiLevelHierarchy"/>
    <dgm:cxn modelId="{BA1707CD-75F4-49F4-A050-E289A8F04A75}" type="presParOf" srcId="{A112FC00-4031-4362-87BC-AE0BDE246287}" destId="{018F371B-D147-4092-912F-F8304B5E04DF}" srcOrd="1" destOrd="0" presId="urn:microsoft.com/office/officeart/2008/layout/HorizontalMultiLevelHierarchy"/>
    <dgm:cxn modelId="{3DC0DBD9-8EBE-4CA8-B4DE-FDCA286FA470}" type="presParOf" srcId="{018F371B-D147-4092-912F-F8304B5E04DF}" destId="{0C1D8E14-3BC3-42CE-9638-296C8E4F0E04}" srcOrd="0" destOrd="0" presId="urn:microsoft.com/office/officeart/2008/layout/HorizontalMultiLevelHierarchy"/>
    <dgm:cxn modelId="{ED0363AF-75E4-4F4E-AD48-7F1DCCA4D693}" type="presParOf" srcId="{0C1D8E14-3BC3-42CE-9638-296C8E4F0E04}" destId="{670AA317-B6B2-4B97-8D18-EF5A9EB0535D}" srcOrd="0" destOrd="0" presId="urn:microsoft.com/office/officeart/2008/layout/HorizontalMultiLevelHierarchy"/>
    <dgm:cxn modelId="{1E90F9C9-459B-41DA-8D66-F057493938F1}" type="presParOf" srcId="{018F371B-D147-4092-912F-F8304B5E04DF}" destId="{726096CE-A7FE-4611-8229-ED8D459B9235}" srcOrd="1" destOrd="0" presId="urn:microsoft.com/office/officeart/2008/layout/HorizontalMultiLevelHierarchy"/>
    <dgm:cxn modelId="{036F0B55-19A8-4C86-A4A6-76DF7D4AFE84}" type="presParOf" srcId="{726096CE-A7FE-4611-8229-ED8D459B9235}" destId="{CE9FF83D-36B4-41FB-9AEC-908A572F6A53}" srcOrd="0" destOrd="0" presId="urn:microsoft.com/office/officeart/2008/layout/HorizontalMultiLevelHierarchy"/>
    <dgm:cxn modelId="{59549A47-3AB9-4101-BEFF-A7391012A9FF}" type="presParOf" srcId="{726096CE-A7FE-4611-8229-ED8D459B9235}" destId="{CFDC26B4-6003-467F-8DC1-D9CAD38BC026}" srcOrd="1" destOrd="0" presId="urn:microsoft.com/office/officeart/2008/layout/HorizontalMultiLevelHierarchy"/>
    <dgm:cxn modelId="{0C76F50A-CE96-4A31-AF06-41B074E20024}" type="presParOf" srcId="{018F371B-D147-4092-912F-F8304B5E04DF}" destId="{3D2C543F-6979-44B6-B03D-6A0D8B1E1B83}" srcOrd="2" destOrd="0" presId="urn:microsoft.com/office/officeart/2008/layout/HorizontalMultiLevelHierarchy"/>
    <dgm:cxn modelId="{A2AFB249-200F-470F-82A0-28D6F66A4856}" type="presParOf" srcId="{3D2C543F-6979-44B6-B03D-6A0D8B1E1B83}" destId="{D24A7AD4-9CA2-475F-B263-BC1BFCD24F80}" srcOrd="0" destOrd="0" presId="urn:microsoft.com/office/officeart/2008/layout/HorizontalMultiLevelHierarchy"/>
    <dgm:cxn modelId="{22AA340A-E522-41F2-B56B-7CD4752E494F}" type="presParOf" srcId="{018F371B-D147-4092-912F-F8304B5E04DF}" destId="{35273A29-3E1C-44C4-B9DC-8C16C55F6991}" srcOrd="3" destOrd="0" presId="urn:microsoft.com/office/officeart/2008/layout/HorizontalMultiLevelHierarchy"/>
    <dgm:cxn modelId="{72D86508-5F1C-418A-8079-80522D89F0EF}" type="presParOf" srcId="{35273A29-3E1C-44C4-B9DC-8C16C55F6991}" destId="{F2B8148E-E0B9-4291-BA3D-FC3E57EC4864}" srcOrd="0" destOrd="0" presId="urn:microsoft.com/office/officeart/2008/layout/HorizontalMultiLevelHierarchy"/>
    <dgm:cxn modelId="{9962DB8C-A54F-49A5-9610-10882204B2E6}" type="presParOf" srcId="{35273A29-3E1C-44C4-B9DC-8C16C55F6991}" destId="{3C5DC3C7-C54B-45C2-B089-A20D8A08CC0C}" srcOrd="1" destOrd="0" presId="urn:microsoft.com/office/officeart/2008/layout/HorizontalMultiLevelHierarchy"/>
    <dgm:cxn modelId="{60B14C6D-F7A3-4BA6-8C37-E71CC7390AB8}" type="presParOf" srcId="{018F371B-D147-4092-912F-F8304B5E04DF}" destId="{14BAB47A-D7CB-433A-A913-514B33ED0615}" srcOrd="4" destOrd="0" presId="urn:microsoft.com/office/officeart/2008/layout/HorizontalMultiLevelHierarchy"/>
    <dgm:cxn modelId="{1B4CB292-56AC-44FB-BF1C-169AA9508805}" type="presParOf" srcId="{14BAB47A-D7CB-433A-A913-514B33ED0615}" destId="{6D284B67-F391-47DC-ADFF-B2254A38586B}" srcOrd="0" destOrd="0" presId="urn:microsoft.com/office/officeart/2008/layout/HorizontalMultiLevelHierarchy"/>
    <dgm:cxn modelId="{4178EF9E-3FF0-4586-943E-660FDAE5513F}" type="presParOf" srcId="{018F371B-D147-4092-912F-F8304B5E04DF}" destId="{2D1ACD8A-6E57-4043-B479-129AECC7885D}" srcOrd="5" destOrd="0" presId="urn:microsoft.com/office/officeart/2008/layout/HorizontalMultiLevelHierarchy"/>
    <dgm:cxn modelId="{CE1DA778-F98F-4460-8FB5-D39296064BFF}" type="presParOf" srcId="{2D1ACD8A-6E57-4043-B479-129AECC7885D}" destId="{2C8C1918-A2D6-4F44-AA93-CE2901249CC6}" srcOrd="0" destOrd="0" presId="urn:microsoft.com/office/officeart/2008/layout/HorizontalMultiLevelHierarchy"/>
    <dgm:cxn modelId="{EF0F4DAF-911F-4966-A6A8-00C86DA7BF56}" type="presParOf" srcId="{2D1ACD8A-6E57-4043-B479-129AECC7885D}" destId="{DCB28849-0F94-4C67-823D-E1883A97F910}" srcOrd="1" destOrd="0" presId="urn:microsoft.com/office/officeart/2008/layout/HorizontalMultiLevelHierarchy"/>
    <dgm:cxn modelId="{D4741EF7-AF84-4ABA-BD7C-5F37B0A8C6D8}" type="presParOf" srcId="{DCB28849-0F94-4C67-823D-E1883A97F910}" destId="{56A39060-170F-4EB7-BFAB-CB623B0C40A4}" srcOrd="0" destOrd="0" presId="urn:microsoft.com/office/officeart/2008/layout/HorizontalMultiLevelHierarchy"/>
    <dgm:cxn modelId="{1E84D81F-DEEB-43D3-91EE-0319FA19E73E}" type="presParOf" srcId="{56A39060-170F-4EB7-BFAB-CB623B0C40A4}" destId="{1D4F8908-3C8A-40CD-A9C5-9A9E1D9EEC75}" srcOrd="0" destOrd="0" presId="urn:microsoft.com/office/officeart/2008/layout/HorizontalMultiLevelHierarchy"/>
    <dgm:cxn modelId="{ED24815D-03F9-4ABD-B989-3E360E69CE29}" type="presParOf" srcId="{DCB28849-0F94-4C67-823D-E1883A97F910}" destId="{5224D670-A0FE-4D0A-B9A9-0AA4AC7B2212}" srcOrd="1" destOrd="0" presId="urn:microsoft.com/office/officeart/2008/layout/HorizontalMultiLevelHierarchy"/>
    <dgm:cxn modelId="{708BC93F-5D72-4E6B-97B1-E71B4CC51907}" type="presParOf" srcId="{5224D670-A0FE-4D0A-B9A9-0AA4AC7B2212}" destId="{2770163C-D4BB-4B07-9CCF-764F5B662661}" srcOrd="0" destOrd="0" presId="urn:microsoft.com/office/officeart/2008/layout/HorizontalMultiLevelHierarchy"/>
    <dgm:cxn modelId="{0999574A-98E0-4B0C-B895-F5DDC02F4F48}" type="presParOf" srcId="{5224D670-A0FE-4D0A-B9A9-0AA4AC7B2212}" destId="{A24B3A36-7291-426F-91F2-47DFE2FCAC9B}" srcOrd="1" destOrd="0" presId="urn:microsoft.com/office/officeart/2008/layout/HorizontalMultiLevelHierarchy"/>
    <dgm:cxn modelId="{0F82F8DC-C08D-4C4F-9EC0-A978A26F094C}" type="presParOf" srcId="{DCB28849-0F94-4C67-823D-E1883A97F910}" destId="{00D09CAF-5A29-4BA8-9C68-8AA9A23AFA1E}" srcOrd="2" destOrd="0" presId="urn:microsoft.com/office/officeart/2008/layout/HorizontalMultiLevelHierarchy"/>
    <dgm:cxn modelId="{4A6D73D4-6B98-4BDB-AFB1-6BE9C3BEB365}" type="presParOf" srcId="{00D09CAF-5A29-4BA8-9C68-8AA9A23AFA1E}" destId="{3D1EBFC2-0768-4DD2-9B6D-94C066B1B109}" srcOrd="0" destOrd="0" presId="urn:microsoft.com/office/officeart/2008/layout/HorizontalMultiLevelHierarchy"/>
    <dgm:cxn modelId="{5BF97763-46CB-4D0E-9B00-FDAEA2AC8399}" type="presParOf" srcId="{DCB28849-0F94-4C67-823D-E1883A97F910}" destId="{52548DAD-BFC9-42C8-B996-0079B8FA4864}" srcOrd="3" destOrd="0" presId="urn:microsoft.com/office/officeart/2008/layout/HorizontalMultiLevelHierarchy"/>
    <dgm:cxn modelId="{74C5CD8A-3FC5-4311-B114-C6D6661AD4ED}" type="presParOf" srcId="{52548DAD-BFC9-42C8-B996-0079B8FA4864}" destId="{D53FFB5F-65A0-442A-8661-CFD2E5D92142}" srcOrd="0" destOrd="0" presId="urn:microsoft.com/office/officeart/2008/layout/HorizontalMultiLevelHierarchy"/>
    <dgm:cxn modelId="{94D95EE5-4192-484B-B8B3-1E9F74EF8EAD}" type="presParOf" srcId="{52548DAD-BFC9-42C8-B996-0079B8FA4864}" destId="{8B4AA58E-668B-4839-A00C-A5A27E8C3E85}" srcOrd="1" destOrd="0" presId="urn:microsoft.com/office/officeart/2008/layout/HorizontalMultiLevelHierarchy"/>
    <dgm:cxn modelId="{7E848B25-2AEF-4736-B0AF-EEF93EEB6DF7}" type="presParOf" srcId="{DCB28849-0F94-4C67-823D-E1883A97F910}" destId="{F922E084-E31C-4D39-ADEC-469656993A06}" srcOrd="4" destOrd="0" presId="urn:microsoft.com/office/officeart/2008/layout/HorizontalMultiLevelHierarchy"/>
    <dgm:cxn modelId="{17EA5A44-B98A-457F-954F-43E084A0C30A}" type="presParOf" srcId="{F922E084-E31C-4D39-ADEC-469656993A06}" destId="{A5283541-8283-4667-A89E-1F90356D09AF}" srcOrd="0" destOrd="0" presId="urn:microsoft.com/office/officeart/2008/layout/HorizontalMultiLevelHierarchy"/>
    <dgm:cxn modelId="{FD15D87C-BA01-4B58-96A9-1E724FD59AA5}" type="presParOf" srcId="{DCB28849-0F94-4C67-823D-E1883A97F910}" destId="{E3FAE0AD-6B86-4EF6-A967-C99902361927}" srcOrd="5" destOrd="0" presId="urn:microsoft.com/office/officeart/2008/layout/HorizontalMultiLevelHierarchy"/>
    <dgm:cxn modelId="{8926F06E-DA61-44F5-A60D-F14043FADAFF}" type="presParOf" srcId="{E3FAE0AD-6B86-4EF6-A967-C99902361927}" destId="{4A0BA5C2-1776-4BE2-A7B7-DE03B96D178C}" srcOrd="0" destOrd="0" presId="urn:microsoft.com/office/officeart/2008/layout/HorizontalMultiLevelHierarchy"/>
    <dgm:cxn modelId="{7D05F063-D5D4-489A-AD8A-5E8AF78FFD9A}" type="presParOf" srcId="{E3FAE0AD-6B86-4EF6-A967-C99902361927}" destId="{B085FC2F-2AC2-41A1-A582-3FF0E7CBBC93}" srcOrd="1" destOrd="0" presId="urn:microsoft.com/office/officeart/2008/layout/HorizontalMultiLevelHierarchy"/>
    <dgm:cxn modelId="{7E15C516-A7CB-447D-A52E-1CBD8357D71F}" type="presParOf" srcId="{DCB28849-0F94-4C67-823D-E1883A97F910}" destId="{215B068B-5116-4A14-830E-0DC2284C7E80}" srcOrd="6" destOrd="0" presId="urn:microsoft.com/office/officeart/2008/layout/HorizontalMultiLevelHierarchy"/>
    <dgm:cxn modelId="{47909A08-1792-44F8-BDC3-569A59DB5CD0}" type="presParOf" srcId="{215B068B-5116-4A14-830E-0DC2284C7E80}" destId="{BA1295B8-B034-4581-9514-3DA905B059F3}" srcOrd="0" destOrd="0" presId="urn:microsoft.com/office/officeart/2008/layout/HorizontalMultiLevelHierarchy"/>
    <dgm:cxn modelId="{A19E0796-75F8-4732-811B-CF6752071033}" type="presParOf" srcId="{DCB28849-0F94-4C67-823D-E1883A97F910}" destId="{7D8BFF60-DE7F-4538-B18D-1AB516D06C78}" srcOrd="7" destOrd="0" presId="urn:microsoft.com/office/officeart/2008/layout/HorizontalMultiLevelHierarchy"/>
    <dgm:cxn modelId="{C865AF61-C86E-4E05-B770-5FD1C2F8A314}" type="presParOf" srcId="{7D8BFF60-DE7F-4538-B18D-1AB516D06C78}" destId="{95A08067-A989-4FC4-BD24-FA6C4291B42D}" srcOrd="0" destOrd="0" presId="urn:microsoft.com/office/officeart/2008/layout/HorizontalMultiLevelHierarchy"/>
    <dgm:cxn modelId="{92AACF15-8747-43D7-B1E2-B138F0D7F1F3}" type="presParOf" srcId="{7D8BFF60-DE7F-4538-B18D-1AB516D06C78}" destId="{48847148-C047-4AA8-89E4-0A309A4BFCAD}" srcOrd="1" destOrd="0" presId="urn:microsoft.com/office/officeart/2008/layout/HorizontalMultiLevelHierarchy"/>
    <dgm:cxn modelId="{069B65B6-9056-4B2F-9A2A-59C9AEF1AD7B}" type="presParOf" srcId="{48847148-C047-4AA8-89E4-0A309A4BFCAD}" destId="{7E314C32-DCFB-46F6-9490-31E6F648166B}" srcOrd="0" destOrd="0" presId="urn:microsoft.com/office/officeart/2008/layout/HorizontalMultiLevelHierarchy"/>
    <dgm:cxn modelId="{4EF549D3-FE6E-4E0C-BA88-3EFDB159522B}" type="presParOf" srcId="{7E314C32-DCFB-46F6-9490-31E6F648166B}" destId="{BE16267D-B62A-4A5E-AA73-05D7E4991F2E}" srcOrd="0" destOrd="0" presId="urn:microsoft.com/office/officeart/2008/layout/HorizontalMultiLevelHierarchy"/>
    <dgm:cxn modelId="{E6EF6261-8D4A-4772-9465-0EEC4DF34CD9}" type="presParOf" srcId="{48847148-C047-4AA8-89E4-0A309A4BFCAD}" destId="{5F69C5BE-0F32-4407-ADE5-494BB0BF8973}" srcOrd="1" destOrd="0" presId="urn:microsoft.com/office/officeart/2008/layout/HorizontalMultiLevelHierarchy"/>
    <dgm:cxn modelId="{A701A041-AF42-4FB1-8022-0F2B0D60E836}" type="presParOf" srcId="{5F69C5BE-0F32-4407-ADE5-494BB0BF8973}" destId="{00E320D0-9F7C-4D13-859F-2D492FF7555F}" srcOrd="0" destOrd="0" presId="urn:microsoft.com/office/officeart/2008/layout/HorizontalMultiLevelHierarchy"/>
    <dgm:cxn modelId="{0079F772-EF26-4B02-9AE3-4C4659DC7197}" type="presParOf" srcId="{5F69C5BE-0F32-4407-ADE5-494BB0BF8973}" destId="{DBFEF886-0D1E-4ABA-8302-579295D99E70}" srcOrd="1" destOrd="0" presId="urn:microsoft.com/office/officeart/2008/layout/HorizontalMultiLevelHierarchy"/>
    <dgm:cxn modelId="{A317412E-955E-4F2C-AA2B-AB7581C728D6}" type="presParOf" srcId="{48847148-C047-4AA8-89E4-0A309A4BFCAD}" destId="{8A0F41FE-A762-4A9D-8ACD-88680D486EEA}" srcOrd="2" destOrd="0" presId="urn:microsoft.com/office/officeart/2008/layout/HorizontalMultiLevelHierarchy"/>
    <dgm:cxn modelId="{52F27CFC-53D0-4A95-BAFD-9AAC0B27FE79}" type="presParOf" srcId="{8A0F41FE-A762-4A9D-8ACD-88680D486EEA}" destId="{C3DF760F-5D7C-4F92-8412-0472D9B86185}" srcOrd="0" destOrd="0" presId="urn:microsoft.com/office/officeart/2008/layout/HorizontalMultiLevelHierarchy"/>
    <dgm:cxn modelId="{363C1F67-8FF8-4155-8270-50616C29BE72}" type="presParOf" srcId="{48847148-C047-4AA8-89E4-0A309A4BFCAD}" destId="{EEC7BC5A-FCAE-4780-B707-DAE161BC88AE}" srcOrd="3" destOrd="0" presId="urn:microsoft.com/office/officeart/2008/layout/HorizontalMultiLevelHierarchy"/>
    <dgm:cxn modelId="{7DF6BEC7-24BA-45AE-A8C5-7DB1E2CDD044}" type="presParOf" srcId="{EEC7BC5A-FCAE-4780-B707-DAE161BC88AE}" destId="{7EFDADC9-DFEC-4DFE-BC96-C3EA6CA44C95}" srcOrd="0" destOrd="0" presId="urn:microsoft.com/office/officeart/2008/layout/HorizontalMultiLevelHierarchy"/>
    <dgm:cxn modelId="{A96B5335-4243-4D78-90F0-7E423A3E7604}" type="presParOf" srcId="{EEC7BC5A-FCAE-4780-B707-DAE161BC88AE}" destId="{9CDC2569-14D7-4A2E-A505-CB5C32C3F807}" srcOrd="1" destOrd="0" presId="urn:microsoft.com/office/officeart/2008/layout/HorizontalMultiLevelHierarchy"/>
    <dgm:cxn modelId="{12F0FDA4-C3FD-4FBA-BDEF-38DB05E7D8BE}" type="presParOf" srcId="{48847148-C047-4AA8-89E4-0A309A4BFCAD}" destId="{AB0985CE-3A2A-46E1-BA87-E1ACB10C629C}" srcOrd="4" destOrd="0" presId="urn:microsoft.com/office/officeart/2008/layout/HorizontalMultiLevelHierarchy"/>
    <dgm:cxn modelId="{C6BBB7CE-BAF4-475D-9467-50CC0CBDB665}" type="presParOf" srcId="{AB0985CE-3A2A-46E1-BA87-E1ACB10C629C}" destId="{4B76E13F-DD90-4B97-9597-4DEA5A88451C}" srcOrd="0" destOrd="0" presId="urn:microsoft.com/office/officeart/2008/layout/HorizontalMultiLevelHierarchy"/>
    <dgm:cxn modelId="{E204B29C-2ED7-4C10-B2D8-C3FBC5FE5925}" type="presParOf" srcId="{48847148-C047-4AA8-89E4-0A309A4BFCAD}" destId="{8385EC8B-16F6-4779-B49A-20BB241F5C7A}" srcOrd="5" destOrd="0" presId="urn:microsoft.com/office/officeart/2008/layout/HorizontalMultiLevelHierarchy"/>
    <dgm:cxn modelId="{C1EC4542-03F8-44F9-8777-E6434A2C3C86}" type="presParOf" srcId="{8385EC8B-16F6-4779-B49A-20BB241F5C7A}" destId="{282575FC-AC65-4F66-A401-5CFF8FAA8D7F}" srcOrd="0" destOrd="0" presId="urn:microsoft.com/office/officeart/2008/layout/HorizontalMultiLevelHierarchy"/>
    <dgm:cxn modelId="{DA2B0275-A86B-49FB-A539-BF74F41EC010}" type="presParOf" srcId="{8385EC8B-16F6-4779-B49A-20BB241F5C7A}" destId="{518722A8-F533-4DEE-910B-1AC0265D9E35}" srcOrd="1" destOrd="0" presId="urn:microsoft.com/office/officeart/2008/layout/HorizontalMultiLevelHierarchy"/>
    <dgm:cxn modelId="{84FE731D-0346-46DD-9E4A-AD6992B2B401}" type="presParOf" srcId="{48847148-C047-4AA8-89E4-0A309A4BFCAD}" destId="{1929D3CE-9DA6-436C-A019-109F2F9D5A05}" srcOrd="6" destOrd="0" presId="urn:microsoft.com/office/officeart/2008/layout/HorizontalMultiLevelHierarchy"/>
    <dgm:cxn modelId="{A1AE888C-D3B6-4E1B-A796-B6F06502BF1C}" type="presParOf" srcId="{1929D3CE-9DA6-436C-A019-109F2F9D5A05}" destId="{FA17ADF6-3D2D-4C6E-82EA-FDEC08C3C174}" srcOrd="0" destOrd="0" presId="urn:microsoft.com/office/officeart/2008/layout/HorizontalMultiLevelHierarchy"/>
    <dgm:cxn modelId="{F634D081-828C-4AA9-BD9A-47A5A2813B54}" type="presParOf" srcId="{48847148-C047-4AA8-89E4-0A309A4BFCAD}" destId="{EB0A7C3D-DFC6-4D8B-8F9A-69463987706F}" srcOrd="7" destOrd="0" presId="urn:microsoft.com/office/officeart/2008/layout/HorizontalMultiLevelHierarchy"/>
    <dgm:cxn modelId="{E0EC72A3-18E9-46BF-8687-8646A8362C04}" type="presParOf" srcId="{EB0A7C3D-DFC6-4D8B-8F9A-69463987706F}" destId="{EF1FAA15-CDED-4184-930A-91B05FD3C0C9}" srcOrd="0" destOrd="0" presId="urn:microsoft.com/office/officeart/2008/layout/HorizontalMultiLevelHierarchy"/>
    <dgm:cxn modelId="{97DBA81A-89EB-4BE8-B382-6ECD4A1D7A7E}" type="presParOf" srcId="{EB0A7C3D-DFC6-4D8B-8F9A-69463987706F}" destId="{DC656CAD-08B6-4DCD-AF0F-D6DC1D7B3C98}" srcOrd="1" destOrd="0" presId="urn:microsoft.com/office/officeart/2008/layout/HorizontalMultiLevelHierarchy"/>
    <dgm:cxn modelId="{540F5F4C-F2BB-4033-B8DF-C5F01621F56F}" type="presParOf" srcId="{48847148-C047-4AA8-89E4-0A309A4BFCAD}" destId="{2AE69ED1-02E3-4BA1-9B8C-20E5BACCA3B5}" srcOrd="8" destOrd="0" presId="urn:microsoft.com/office/officeart/2008/layout/HorizontalMultiLevelHierarchy"/>
    <dgm:cxn modelId="{9F371631-0329-4733-B57E-D6053BDA2FC9}" type="presParOf" srcId="{2AE69ED1-02E3-4BA1-9B8C-20E5BACCA3B5}" destId="{FD357BB0-5BE8-4C7F-A3EE-55967169709C}" srcOrd="0" destOrd="0" presId="urn:microsoft.com/office/officeart/2008/layout/HorizontalMultiLevelHierarchy"/>
    <dgm:cxn modelId="{5FF9CEBB-F1BA-4DCB-837F-F1F9D3FB5B4F}" type="presParOf" srcId="{48847148-C047-4AA8-89E4-0A309A4BFCAD}" destId="{E710D154-9D4A-4B9E-88EE-ABC03974CCBB}" srcOrd="9" destOrd="0" presId="urn:microsoft.com/office/officeart/2008/layout/HorizontalMultiLevelHierarchy"/>
    <dgm:cxn modelId="{85A5AF89-BBC8-4CB3-8C6C-67BC14D86467}" type="presParOf" srcId="{E710D154-9D4A-4B9E-88EE-ABC03974CCBB}" destId="{EF96AC02-3C1F-48FE-933B-2BC35C6C006B}" srcOrd="0" destOrd="0" presId="urn:microsoft.com/office/officeart/2008/layout/HorizontalMultiLevelHierarchy"/>
    <dgm:cxn modelId="{DFC527BA-1E7C-45C0-B537-BE14B018FBCE}" type="presParOf" srcId="{E710D154-9D4A-4B9E-88EE-ABC03974CCBB}" destId="{221F22D5-41D3-4B52-ADF4-3AF6D61E6B49}" srcOrd="1" destOrd="0" presId="urn:microsoft.com/office/officeart/2008/layout/HorizontalMultiLevelHierarchy"/>
    <dgm:cxn modelId="{97E45213-6EDF-476C-BDA6-FDF84B365D16}" type="presParOf" srcId="{48847148-C047-4AA8-89E4-0A309A4BFCAD}" destId="{1FFD4CF2-5B21-4434-AF80-7B261F1C250D}" srcOrd="10" destOrd="0" presId="urn:microsoft.com/office/officeart/2008/layout/HorizontalMultiLevelHierarchy"/>
    <dgm:cxn modelId="{EA800456-6232-4FB7-8662-CFE8D65FB7C5}" type="presParOf" srcId="{1FFD4CF2-5B21-4434-AF80-7B261F1C250D}" destId="{EF7B47B1-DA5B-4D4F-B2DB-93D9B6A2341B}" srcOrd="0" destOrd="0" presId="urn:microsoft.com/office/officeart/2008/layout/HorizontalMultiLevelHierarchy"/>
    <dgm:cxn modelId="{2AB9A5BD-DF9B-4B78-9054-182CC788EB8B}" type="presParOf" srcId="{48847148-C047-4AA8-89E4-0A309A4BFCAD}" destId="{122B7BEC-BC58-4633-8805-F8D172794CCE}" srcOrd="11" destOrd="0" presId="urn:microsoft.com/office/officeart/2008/layout/HorizontalMultiLevelHierarchy"/>
    <dgm:cxn modelId="{4B8D89D1-1A67-4ED1-9454-78E92C6678A2}" type="presParOf" srcId="{122B7BEC-BC58-4633-8805-F8D172794CCE}" destId="{C567255C-4F32-4670-B3E9-A23F58A4E4D9}" srcOrd="0" destOrd="0" presId="urn:microsoft.com/office/officeart/2008/layout/HorizontalMultiLevelHierarchy"/>
    <dgm:cxn modelId="{D88C2E7C-84D1-49AF-8218-6312175D00D1}" type="presParOf" srcId="{122B7BEC-BC58-4633-8805-F8D172794CCE}" destId="{E309FBD3-980E-48BC-A468-DAFB9B8667A3}" srcOrd="1" destOrd="0" presId="urn:microsoft.com/office/officeart/2008/layout/HorizontalMultiLevelHierarchy"/>
    <dgm:cxn modelId="{66698F33-724F-44BE-9886-ED9F9D471B45}" type="presParOf" srcId="{018F371B-D147-4092-912F-F8304B5E04DF}" destId="{1AC56E44-D9E9-4472-9AC6-779BA19461DD}" srcOrd="6" destOrd="0" presId="urn:microsoft.com/office/officeart/2008/layout/HorizontalMultiLevelHierarchy"/>
    <dgm:cxn modelId="{FF5D02FB-BE17-417D-9866-DB103A288040}" type="presParOf" srcId="{1AC56E44-D9E9-4472-9AC6-779BA19461DD}" destId="{7EB99DBA-6E7B-44D3-92F9-9E1F14BFBE1C}" srcOrd="0" destOrd="0" presId="urn:microsoft.com/office/officeart/2008/layout/HorizontalMultiLevelHierarchy"/>
    <dgm:cxn modelId="{D69703A2-6A33-4537-84C7-52B42CB423AC}" type="presParOf" srcId="{018F371B-D147-4092-912F-F8304B5E04DF}" destId="{9DBEEDF0-DC82-4847-9DFC-543660B76FA0}" srcOrd="7" destOrd="0" presId="urn:microsoft.com/office/officeart/2008/layout/HorizontalMultiLevelHierarchy"/>
    <dgm:cxn modelId="{D07C5A6D-7751-4A3B-980C-035825AEFDD7}" type="presParOf" srcId="{9DBEEDF0-DC82-4847-9DFC-543660B76FA0}" destId="{2CC86300-4E19-4B93-A4FF-64D82C8A073A}" srcOrd="0" destOrd="0" presId="urn:microsoft.com/office/officeart/2008/layout/HorizontalMultiLevelHierarchy"/>
    <dgm:cxn modelId="{A6F9AE69-9D61-404B-AC33-B1E6F53FF5D6}" type="presParOf" srcId="{9DBEEDF0-DC82-4847-9DFC-543660B76FA0}" destId="{26849634-EA17-4E34-BC67-0B30E30A146E}" srcOrd="1" destOrd="0" presId="urn:microsoft.com/office/officeart/2008/layout/HorizontalMultiLevelHierarchy"/>
    <dgm:cxn modelId="{A746C888-BD35-4F1F-95AE-16E6D07B77A4}" type="presParOf" srcId="{018F371B-D147-4092-912F-F8304B5E04DF}" destId="{377B44AF-7639-41D0-A098-295F80C7EF9B}" srcOrd="8" destOrd="0" presId="urn:microsoft.com/office/officeart/2008/layout/HorizontalMultiLevelHierarchy"/>
    <dgm:cxn modelId="{5F8F7E73-29BC-4594-BCC5-B32C50C47C0D}" type="presParOf" srcId="{377B44AF-7639-41D0-A098-295F80C7EF9B}" destId="{F11C971C-5046-44D9-A268-0A02B6F53270}" srcOrd="0" destOrd="0" presId="urn:microsoft.com/office/officeart/2008/layout/HorizontalMultiLevelHierarchy"/>
    <dgm:cxn modelId="{F447649D-054E-4384-900B-DE157028A07A}" type="presParOf" srcId="{018F371B-D147-4092-912F-F8304B5E04DF}" destId="{5F710D7E-B262-4E22-8D3A-07298AFFDBA5}" srcOrd="9" destOrd="0" presId="urn:microsoft.com/office/officeart/2008/layout/HorizontalMultiLevelHierarchy"/>
    <dgm:cxn modelId="{8D4D3445-CD3C-404F-9E64-3A9729532EF6}" type="presParOf" srcId="{5F710D7E-B262-4E22-8D3A-07298AFFDBA5}" destId="{98B138E5-C58B-4F27-8C86-8D6FC15D46B2}" srcOrd="0" destOrd="0" presId="urn:microsoft.com/office/officeart/2008/layout/HorizontalMultiLevelHierarchy"/>
    <dgm:cxn modelId="{33C927E7-73A1-494F-8140-A43BE2736735}" type="presParOf" srcId="{5F710D7E-B262-4E22-8D3A-07298AFFDBA5}" destId="{B5382680-75ED-4C2B-A8ED-8A870B3E2762}" srcOrd="1" destOrd="0" presId="urn:microsoft.com/office/officeart/2008/layout/HorizontalMultiLevelHierarchy"/>
    <dgm:cxn modelId="{D8A38F5C-F36A-4426-B651-3830A4129909}" type="presParOf" srcId="{018F371B-D147-4092-912F-F8304B5E04DF}" destId="{99F12D49-9BC9-4E48-8762-652CA4935F42}" srcOrd="10" destOrd="0" presId="urn:microsoft.com/office/officeart/2008/layout/HorizontalMultiLevelHierarchy"/>
    <dgm:cxn modelId="{874B0C5D-84F7-49DE-BA90-977F634E5860}" type="presParOf" srcId="{99F12D49-9BC9-4E48-8762-652CA4935F42}" destId="{3EFC476A-9B9C-4437-9FF5-FCC3A51436B3}" srcOrd="0" destOrd="0" presId="urn:microsoft.com/office/officeart/2008/layout/HorizontalMultiLevelHierarchy"/>
    <dgm:cxn modelId="{E6F60613-2BE2-4CE1-93FF-B014B06AF56B}" type="presParOf" srcId="{018F371B-D147-4092-912F-F8304B5E04DF}" destId="{FFFE884A-3571-4344-A701-100666682E57}" srcOrd="11" destOrd="0" presId="urn:microsoft.com/office/officeart/2008/layout/HorizontalMultiLevelHierarchy"/>
    <dgm:cxn modelId="{B2FB2573-B6A8-4A94-93AA-6B4A0CE28C2B}" type="presParOf" srcId="{FFFE884A-3571-4344-A701-100666682E57}" destId="{43A2D9FF-F9D7-4F69-98FA-7A091162B842}" srcOrd="0" destOrd="0" presId="urn:microsoft.com/office/officeart/2008/layout/HorizontalMultiLevelHierarchy"/>
    <dgm:cxn modelId="{333494E7-6A62-44B3-9F64-3E04D64F2B67}" type="presParOf" srcId="{FFFE884A-3571-4344-A701-100666682E57}" destId="{785E65B0-FB57-4C94-8C0B-80372E1C964B}" srcOrd="1" destOrd="0" presId="urn:microsoft.com/office/officeart/2008/layout/HorizontalMultiLevelHierarchy"/>
    <dgm:cxn modelId="{F897F144-AEEA-493E-9963-C179F81116CF}" type="presParOf" srcId="{018F371B-D147-4092-912F-F8304B5E04DF}" destId="{F1F5F796-4887-404E-8FB2-1DF89C8EC5C4}" srcOrd="12" destOrd="0" presId="urn:microsoft.com/office/officeart/2008/layout/HorizontalMultiLevelHierarchy"/>
    <dgm:cxn modelId="{D1E717E2-0BEC-4CE4-8C77-41EE7328238B}" type="presParOf" srcId="{F1F5F796-4887-404E-8FB2-1DF89C8EC5C4}" destId="{450C2065-3342-4F4D-B172-56FFC05F2B1F}" srcOrd="0" destOrd="0" presId="urn:microsoft.com/office/officeart/2008/layout/HorizontalMultiLevelHierarchy"/>
    <dgm:cxn modelId="{A0F1F58A-87B8-48E7-9B68-1F9A3741CD79}" type="presParOf" srcId="{018F371B-D147-4092-912F-F8304B5E04DF}" destId="{1673F4AB-B54B-409F-9AF6-4491F1EF5093}" srcOrd="13" destOrd="0" presId="urn:microsoft.com/office/officeart/2008/layout/HorizontalMultiLevelHierarchy"/>
    <dgm:cxn modelId="{4CF0BC36-DFE0-4440-9292-7DD540A33406}" type="presParOf" srcId="{1673F4AB-B54B-409F-9AF6-4491F1EF5093}" destId="{EDFCA753-6175-49B9-AEF2-9F18F08E2C1E}" srcOrd="0" destOrd="0" presId="urn:microsoft.com/office/officeart/2008/layout/HorizontalMultiLevelHierarchy"/>
    <dgm:cxn modelId="{8E0600B0-EAC9-40D0-BA12-59B97FDD1CC0}" type="presParOf" srcId="{1673F4AB-B54B-409F-9AF6-4491F1EF5093}" destId="{A25EDA2D-C828-48B6-AAC6-2A49D380E531}" srcOrd="1" destOrd="0" presId="urn:microsoft.com/office/officeart/2008/layout/HorizontalMultiLevelHierarchy"/>
    <dgm:cxn modelId="{812A7B6B-FD88-4F6A-B759-73461E28B3E4}" type="presParOf" srcId="{018F371B-D147-4092-912F-F8304B5E04DF}" destId="{AD124C0E-DF40-46B4-BB6E-B0A3256DACF1}" srcOrd="14" destOrd="0" presId="urn:microsoft.com/office/officeart/2008/layout/HorizontalMultiLevelHierarchy"/>
    <dgm:cxn modelId="{AFE1B621-2927-47C5-85DB-8922868C5F8E}" type="presParOf" srcId="{AD124C0E-DF40-46B4-BB6E-B0A3256DACF1}" destId="{4C181825-AC55-42F3-A909-EFEAB46809E8}" srcOrd="0" destOrd="0" presId="urn:microsoft.com/office/officeart/2008/layout/HorizontalMultiLevelHierarchy"/>
    <dgm:cxn modelId="{0E74082F-83C3-47B2-88FA-262EFE51C1C1}" type="presParOf" srcId="{018F371B-D147-4092-912F-F8304B5E04DF}" destId="{A4ECB9D9-B571-49F6-B809-9B562320D2AB}" srcOrd="15" destOrd="0" presId="urn:microsoft.com/office/officeart/2008/layout/HorizontalMultiLevelHierarchy"/>
    <dgm:cxn modelId="{6C6CD8A2-3107-4349-BFEC-F4B6E8FA9C3A}" type="presParOf" srcId="{A4ECB9D9-B571-49F6-B809-9B562320D2AB}" destId="{860EBD7E-620B-429B-854D-D97B55690A8A}" srcOrd="0" destOrd="0" presId="urn:microsoft.com/office/officeart/2008/layout/HorizontalMultiLevelHierarchy"/>
    <dgm:cxn modelId="{AD3E97B3-88B3-46D6-81C2-11493E79FABD}" type="presParOf" srcId="{A4ECB9D9-B571-49F6-B809-9B562320D2AB}" destId="{8BC64612-63C1-4B89-AAA1-03FB3CCB3AA9}" srcOrd="1" destOrd="0" presId="urn:microsoft.com/office/officeart/2008/layout/HorizontalMultiLevelHierarchy"/>
  </dgm:cxnLst>
  <dgm:bg>
    <a:noFill/>
  </dgm:bg>
  <dgm:whole>
    <a:ln>
      <a:solidFill>
        <a:schemeClr val="tx1"/>
      </a:solidFill>
    </a:ln>
  </dgm:whole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124C0E-DF40-46B4-BB6E-B0A3256DACF1}">
      <dsp:nvSpPr>
        <dsp:cNvPr id="0" name=""/>
        <dsp:cNvSpPr/>
      </dsp:nvSpPr>
      <dsp:spPr>
        <a:xfrm>
          <a:off x="637886" y="3760760"/>
          <a:ext cx="152341" cy="33681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170" y="0"/>
              </a:lnTo>
              <a:lnTo>
                <a:pt x="76170" y="3368155"/>
              </a:lnTo>
              <a:lnTo>
                <a:pt x="152341" y="3368155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629767" y="3759038"/>
        <a:ext cx="168579" cy="3371599"/>
      </dsp:txXfrm>
    </dsp:sp>
    <dsp:sp modelId="{F1F5F796-4887-404E-8FB2-1DF89C8EC5C4}">
      <dsp:nvSpPr>
        <dsp:cNvPr id="0" name=""/>
        <dsp:cNvSpPr/>
      </dsp:nvSpPr>
      <dsp:spPr>
        <a:xfrm>
          <a:off x="637886" y="3760760"/>
          <a:ext cx="152341" cy="27664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170" y="0"/>
              </a:lnTo>
              <a:lnTo>
                <a:pt x="76170" y="2766431"/>
              </a:lnTo>
              <a:lnTo>
                <a:pt x="152341" y="2766431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644791" y="3758664"/>
        <a:ext cx="138531" cy="2770623"/>
      </dsp:txXfrm>
    </dsp:sp>
    <dsp:sp modelId="{99F12D49-9BC9-4E48-8762-652CA4935F42}">
      <dsp:nvSpPr>
        <dsp:cNvPr id="0" name=""/>
        <dsp:cNvSpPr/>
      </dsp:nvSpPr>
      <dsp:spPr>
        <a:xfrm>
          <a:off x="637886" y="3760760"/>
          <a:ext cx="152341" cy="20182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170" y="0"/>
              </a:lnTo>
              <a:lnTo>
                <a:pt x="76170" y="2018253"/>
              </a:lnTo>
              <a:lnTo>
                <a:pt x="152341" y="2018253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663457" y="3757889"/>
        <a:ext cx="101199" cy="2023995"/>
      </dsp:txXfrm>
    </dsp:sp>
    <dsp:sp modelId="{377B44AF-7639-41D0-A098-295F80C7EF9B}">
      <dsp:nvSpPr>
        <dsp:cNvPr id="0" name=""/>
        <dsp:cNvSpPr/>
      </dsp:nvSpPr>
      <dsp:spPr>
        <a:xfrm>
          <a:off x="637886" y="3760760"/>
          <a:ext cx="152341" cy="12626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170" y="0"/>
              </a:lnTo>
              <a:lnTo>
                <a:pt x="76170" y="1262642"/>
              </a:lnTo>
              <a:lnTo>
                <a:pt x="152341" y="1262642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682262" y="3873632"/>
        <a:ext cx="63589" cy="1036897"/>
      </dsp:txXfrm>
    </dsp:sp>
    <dsp:sp modelId="{1AC56E44-D9E9-4472-9AC6-779BA19461DD}">
      <dsp:nvSpPr>
        <dsp:cNvPr id="0" name=""/>
        <dsp:cNvSpPr/>
      </dsp:nvSpPr>
      <dsp:spPr>
        <a:xfrm>
          <a:off x="637886" y="3760760"/>
          <a:ext cx="152341" cy="6121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170" y="0"/>
              </a:lnTo>
              <a:lnTo>
                <a:pt x="76170" y="612151"/>
              </a:lnTo>
              <a:lnTo>
                <a:pt x="152341" y="612151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698286" y="3871018"/>
        <a:ext cx="31541" cy="391634"/>
      </dsp:txXfrm>
    </dsp:sp>
    <dsp:sp modelId="{1FFD4CF2-5B21-4434-AF80-7B261F1C250D}">
      <dsp:nvSpPr>
        <dsp:cNvPr id="0" name=""/>
        <dsp:cNvSpPr/>
      </dsp:nvSpPr>
      <dsp:spPr>
        <a:xfrm>
          <a:off x="3830621" y="3294075"/>
          <a:ext cx="119391" cy="21126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9695" y="0"/>
              </a:lnTo>
              <a:lnTo>
                <a:pt x="59695" y="2112638"/>
              </a:lnTo>
              <a:lnTo>
                <a:pt x="119391" y="2112638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837417" y="4297494"/>
        <a:ext cx="105800" cy="105800"/>
      </dsp:txXfrm>
    </dsp:sp>
    <dsp:sp modelId="{2AE69ED1-02E3-4BA1-9B8C-20E5BACCA3B5}">
      <dsp:nvSpPr>
        <dsp:cNvPr id="0" name=""/>
        <dsp:cNvSpPr/>
      </dsp:nvSpPr>
      <dsp:spPr>
        <a:xfrm>
          <a:off x="3830621" y="3294075"/>
          <a:ext cx="119391" cy="14547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9695" y="0"/>
              </a:lnTo>
              <a:lnTo>
                <a:pt x="59695" y="1454702"/>
              </a:lnTo>
              <a:lnTo>
                <a:pt x="119391" y="1454702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853827" y="3984936"/>
        <a:ext cx="72979" cy="72979"/>
      </dsp:txXfrm>
    </dsp:sp>
    <dsp:sp modelId="{1929D3CE-9DA6-436C-A019-109F2F9D5A05}">
      <dsp:nvSpPr>
        <dsp:cNvPr id="0" name=""/>
        <dsp:cNvSpPr/>
      </dsp:nvSpPr>
      <dsp:spPr>
        <a:xfrm>
          <a:off x="3830621" y="3294075"/>
          <a:ext cx="119391" cy="7967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9695" y="0"/>
              </a:lnTo>
              <a:lnTo>
                <a:pt x="59695" y="796764"/>
              </a:lnTo>
              <a:lnTo>
                <a:pt x="119391" y="796764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870176" y="3672315"/>
        <a:ext cx="40282" cy="40282"/>
      </dsp:txXfrm>
    </dsp:sp>
    <dsp:sp modelId="{AB0985CE-3A2A-46E1-BA87-E1ACB10C629C}">
      <dsp:nvSpPr>
        <dsp:cNvPr id="0" name=""/>
        <dsp:cNvSpPr/>
      </dsp:nvSpPr>
      <dsp:spPr>
        <a:xfrm>
          <a:off x="3830621" y="3294075"/>
          <a:ext cx="123707" cy="1388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1853" y="0"/>
              </a:lnTo>
              <a:lnTo>
                <a:pt x="61853" y="138828"/>
              </a:lnTo>
              <a:lnTo>
                <a:pt x="123707" y="138828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887826" y="3358840"/>
        <a:ext cx="9297" cy="9297"/>
      </dsp:txXfrm>
    </dsp:sp>
    <dsp:sp modelId="{8A0F41FE-A762-4A9D-8ACD-88680D486EEA}">
      <dsp:nvSpPr>
        <dsp:cNvPr id="0" name=""/>
        <dsp:cNvSpPr/>
      </dsp:nvSpPr>
      <dsp:spPr>
        <a:xfrm>
          <a:off x="3830621" y="2775003"/>
          <a:ext cx="119391" cy="519072"/>
        </a:xfrm>
        <a:custGeom>
          <a:avLst/>
          <a:gdLst/>
          <a:ahLst/>
          <a:cxnLst/>
          <a:rect l="0" t="0" r="0" b="0"/>
          <a:pathLst>
            <a:path>
              <a:moveTo>
                <a:pt x="0" y="519072"/>
              </a:moveTo>
              <a:lnTo>
                <a:pt x="59695" y="519072"/>
              </a:lnTo>
              <a:lnTo>
                <a:pt x="59695" y="0"/>
              </a:lnTo>
              <a:lnTo>
                <a:pt x="119391" y="0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877001" y="3021223"/>
        <a:ext cx="26631" cy="26631"/>
      </dsp:txXfrm>
    </dsp:sp>
    <dsp:sp modelId="{7E314C32-DCFB-46F6-9490-31E6F648166B}">
      <dsp:nvSpPr>
        <dsp:cNvPr id="0" name=""/>
        <dsp:cNvSpPr/>
      </dsp:nvSpPr>
      <dsp:spPr>
        <a:xfrm>
          <a:off x="3830621" y="2117029"/>
          <a:ext cx="119391" cy="1177045"/>
        </a:xfrm>
        <a:custGeom>
          <a:avLst/>
          <a:gdLst/>
          <a:ahLst/>
          <a:cxnLst/>
          <a:rect l="0" t="0" r="0" b="0"/>
          <a:pathLst>
            <a:path>
              <a:moveTo>
                <a:pt x="0" y="1177045"/>
              </a:moveTo>
              <a:lnTo>
                <a:pt x="59695" y="1177045"/>
              </a:lnTo>
              <a:lnTo>
                <a:pt x="59695" y="0"/>
              </a:lnTo>
              <a:lnTo>
                <a:pt x="119391" y="0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860740" y="2675975"/>
        <a:ext cx="59154" cy="59154"/>
      </dsp:txXfrm>
    </dsp:sp>
    <dsp:sp modelId="{215B068B-5116-4A14-830E-0DC2284C7E80}">
      <dsp:nvSpPr>
        <dsp:cNvPr id="0" name=""/>
        <dsp:cNvSpPr/>
      </dsp:nvSpPr>
      <dsp:spPr>
        <a:xfrm>
          <a:off x="2695597" y="2401021"/>
          <a:ext cx="262322" cy="8930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1161" y="0"/>
              </a:lnTo>
              <a:lnTo>
                <a:pt x="131161" y="893053"/>
              </a:lnTo>
              <a:lnTo>
                <a:pt x="262322" y="893053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2803489" y="2824278"/>
        <a:ext cx="46539" cy="46539"/>
      </dsp:txXfrm>
    </dsp:sp>
    <dsp:sp modelId="{F922E084-E31C-4D39-ADEC-469656993A06}">
      <dsp:nvSpPr>
        <dsp:cNvPr id="0" name=""/>
        <dsp:cNvSpPr/>
      </dsp:nvSpPr>
      <dsp:spPr>
        <a:xfrm>
          <a:off x="2695597" y="2327248"/>
          <a:ext cx="2623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73773"/>
              </a:moveTo>
              <a:lnTo>
                <a:pt x="131161" y="73773"/>
              </a:lnTo>
              <a:lnTo>
                <a:pt x="131161" y="45720"/>
              </a:lnTo>
              <a:lnTo>
                <a:pt x="262322" y="45720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2820163" y="2366372"/>
        <a:ext cx="13190" cy="13190"/>
      </dsp:txXfrm>
    </dsp:sp>
    <dsp:sp modelId="{00D09CAF-5A29-4BA8-9C68-8AA9A23AFA1E}">
      <dsp:nvSpPr>
        <dsp:cNvPr id="0" name=""/>
        <dsp:cNvSpPr/>
      </dsp:nvSpPr>
      <dsp:spPr>
        <a:xfrm>
          <a:off x="2695597" y="1583446"/>
          <a:ext cx="262322" cy="817575"/>
        </a:xfrm>
        <a:custGeom>
          <a:avLst/>
          <a:gdLst/>
          <a:ahLst/>
          <a:cxnLst/>
          <a:rect l="0" t="0" r="0" b="0"/>
          <a:pathLst>
            <a:path>
              <a:moveTo>
                <a:pt x="0" y="817575"/>
              </a:moveTo>
              <a:lnTo>
                <a:pt x="131161" y="817575"/>
              </a:lnTo>
              <a:lnTo>
                <a:pt x="131161" y="0"/>
              </a:lnTo>
              <a:lnTo>
                <a:pt x="262322" y="0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2805293" y="1970768"/>
        <a:ext cx="42931" cy="42931"/>
      </dsp:txXfrm>
    </dsp:sp>
    <dsp:sp modelId="{56A39060-170F-4EB7-BFAB-CB623B0C40A4}">
      <dsp:nvSpPr>
        <dsp:cNvPr id="0" name=""/>
        <dsp:cNvSpPr/>
      </dsp:nvSpPr>
      <dsp:spPr>
        <a:xfrm>
          <a:off x="2695597" y="662342"/>
          <a:ext cx="262322" cy="1738679"/>
        </a:xfrm>
        <a:custGeom>
          <a:avLst/>
          <a:gdLst/>
          <a:ahLst/>
          <a:cxnLst/>
          <a:rect l="0" t="0" r="0" b="0"/>
          <a:pathLst>
            <a:path>
              <a:moveTo>
                <a:pt x="0" y="1738679"/>
              </a:moveTo>
              <a:lnTo>
                <a:pt x="131161" y="1738679"/>
              </a:lnTo>
              <a:lnTo>
                <a:pt x="131161" y="0"/>
              </a:lnTo>
              <a:lnTo>
                <a:pt x="262322" y="0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2782799" y="1487723"/>
        <a:ext cx="87917" cy="87917"/>
      </dsp:txXfrm>
    </dsp:sp>
    <dsp:sp modelId="{14BAB47A-D7CB-433A-A913-514B33ED0615}">
      <dsp:nvSpPr>
        <dsp:cNvPr id="0" name=""/>
        <dsp:cNvSpPr/>
      </dsp:nvSpPr>
      <dsp:spPr>
        <a:xfrm>
          <a:off x="637886" y="2401021"/>
          <a:ext cx="152341" cy="1359738"/>
        </a:xfrm>
        <a:custGeom>
          <a:avLst/>
          <a:gdLst/>
          <a:ahLst/>
          <a:cxnLst/>
          <a:rect l="0" t="0" r="0" b="0"/>
          <a:pathLst>
            <a:path>
              <a:moveTo>
                <a:pt x="0" y="1359738"/>
              </a:moveTo>
              <a:lnTo>
                <a:pt x="76170" y="1359738"/>
              </a:lnTo>
              <a:lnTo>
                <a:pt x="76170" y="0"/>
              </a:lnTo>
              <a:lnTo>
                <a:pt x="152341" y="0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679851" y="2396768"/>
        <a:ext cx="68412" cy="1368245"/>
      </dsp:txXfrm>
    </dsp:sp>
    <dsp:sp modelId="{3D2C543F-6979-44B6-B03D-6A0D8B1E1B83}">
      <dsp:nvSpPr>
        <dsp:cNvPr id="0" name=""/>
        <dsp:cNvSpPr/>
      </dsp:nvSpPr>
      <dsp:spPr>
        <a:xfrm>
          <a:off x="637886" y="1453442"/>
          <a:ext cx="152341" cy="2307317"/>
        </a:xfrm>
        <a:custGeom>
          <a:avLst/>
          <a:gdLst/>
          <a:ahLst/>
          <a:cxnLst/>
          <a:rect l="0" t="0" r="0" b="0"/>
          <a:pathLst>
            <a:path>
              <a:moveTo>
                <a:pt x="0" y="2307317"/>
              </a:moveTo>
              <a:lnTo>
                <a:pt x="76170" y="2307317"/>
              </a:lnTo>
              <a:lnTo>
                <a:pt x="76170" y="0"/>
              </a:lnTo>
              <a:lnTo>
                <a:pt x="152341" y="0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656248" y="1450930"/>
        <a:ext cx="115617" cy="2312341"/>
      </dsp:txXfrm>
    </dsp:sp>
    <dsp:sp modelId="{0C1D8E14-3BC3-42CE-9638-296C8E4F0E04}">
      <dsp:nvSpPr>
        <dsp:cNvPr id="0" name=""/>
        <dsp:cNvSpPr/>
      </dsp:nvSpPr>
      <dsp:spPr>
        <a:xfrm>
          <a:off x="637886" y="623610"/>
          <a:ext cx="152341" cy="3137149"/>
        </a:xfrm>
        <a:custGeom>
          <a:avLst/>
          <a:gdLst/>
          <a:ahLst/>
          <a:cxnLst/>
          <a:rect l="0" t="0" r="0" b="0"/>
          <a:pathLst>
            <a:path>
              <a:moveTo>
                <a:pt x="0" y="3137149"/>
              </a:moveTo>
              <a:lnTo>
                <a:pt x="76170" y="3137149"/>
              </a:lnTo>
              <a:lnTo>
                <a:pt x="76170" y="0"/>
              </a:lnTo>
              <a:lnTo>
                <a:pt x="152341" y="0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635536" y="621762"/>
        <a:ext cx="157042" cy="3140846"/>
      </dsp:txXfrm>
    </dsp:sp>
    <dsp:sp modelId="{DD3FA3DD-9847-4C57-8F7B-7EEF2BFB7575}">
      <dsp:nvSpPr>
        <dsp:cNvPr id="0" name=""/>
        <dsp:cNvSpPr/>
      </dsp:nvSpPr>
      <dsp:spPr>
        <a:xfrm rot="16200000">
          <a:off x="-829245" y="3471683"/>
          <a:ext cx="2356108" cy="57815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คณบดีคณะวิทยาการสารสนเทศ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-829245" y="3471683"/>
        <a:ext cx="2356108" cy="578154"/>
      </dsp:txXfrm>
    </dsp:sp>
    <dsp:sp modelId="{CE9FF83D-36B4-41FB-9AEC-908A572F6A53}">
      <dsp:nvSpPr>
        <dsp:cNvPr id="0" name=""/>
        <dsp:cNvSpPr/>
      </dsp:nvSpPr>
      <dsp:spPr>
        <a:xfrm>
          <a:off x="790228" y="306913"/>
          <a:ext cx="1905369" cy="633393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รองคณบดีฝ่ายบริหาร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790228" y="306913"/>
        <a:ext cx="1905369" cy="633393"/>
      </dsp:txXfrm>
    </dsp:sp>
    <dsp:sp modelId="{F2B8148E-E0B9-4291-BA3D-FC3E57EC4864}">
      <dsp:nvSpPr>
        <dsp:cNvPr id="0" name=""/>
        <dsp:cNvSpPr/>
      </dsp:nvSpPr>
      <dsp:spPr>
        <a:xfrm>
          <a:off x="790228" y="1018999"/>
          <a:ext cx="1905369" cy="86888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หัวหน้าสำนักงานคณบดี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790228" y="1018999"/>
        <a:ext cx="1905369" cy="868887"/>
      </dsp:txXfrm>
    </dsp:sp>
    <dsp:sp modelId="{2C8C1918-A2D6-4F44-AA93-CE2901249CC6}">
      <dsp:nvSpPr>
        <dsp:cNvPr id="0" name=""/>
        <dsp:cNvSpPr/>
      </dsp:nvSpPr>
      <dsp:spPr>
        <a:xfrm>
          <a:off x="790228" y="1966578"/>
          <a:ext cx="1905369" cy="86888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หัวหน้าสำนักงานจัดการศึกษา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790228" y="1966578"/>
        <a:ext cx="1905369" cy="868887"/>
      </dsp:txXfrm>
    </dsp:sp>
    <dsp:sp modelId="{2770163C-D4BB-4B07-9CCF-764F5B662661}">
      <dsp:nvSpPr>
        <dsp:cNvPr id="0" name=""/>
        <dsp:cNvSpPr/>
      </dsp:nvSpPr>
      <dsp:spPr>
        <a:xfrm>
          <a:off x="2957920" y="293026"/>
          <a:ext cx="872701" cy="738632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ประธานสาขาวิชา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วิทยาการคอมพิวเตอร์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2957920" y="293026"/>
        <a:ext cx="872701" cy="738632"/>
      </dsp:txXfrm>
    </dsp:sp>
    <dsp:sp modelId="{D53FFB5F-65A0-442A-8661-CFD2E5D92142}">
      <dsp:nvSpPr>
        <dsp:cNvPr id="0" name=""/>
        <dsp:cNvSpPr/>
      </dsp:nvSpPr>
      <dsp:spPr>
        <a:xfrm>
          <a:off x="2957920" y="1214130"/>
          <a:ext cx="872701" cy="738632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ประธานสาขาวิชา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เทคโนโลยีสารสนเทศ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2957920" y="1214130"/>
        <a:ext cx="872701" cy="738632"/>
      </dsp:txXfrm>
    </dsp:sp>
    <dsp:sp modelId="{4A0BA5C2-1776-4BE2-A7B7-DE03B96D178C}">
      <dsp:nvSpPr>
        <dsp:cNvPr id="0" name=""/>
        <dsp:cNvSpPr/>
      </dsp:nvSpPr>
      <dsp:spPr>
        <a:xfrm>
          <a:off x="2957920" y="2003651"/>
          <a:ext cx="872701" cy="738632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ประธานสาขาวิชา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วิศวกรรมซอฟต์แวร์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2957920" y="2003651"/>
        <a:ext cx="872701" cy="738632"/>
      </dsp:txXfrm>
    </dsp:sp>
    <dsp:sp modelId="{95A08067-A989-4FC4-BD24-FA6C4291B42D}">
      <dsp:nvSpPr>
        <dsp:cNvPr id="0" name=""/>
        <dsp:cNvSpPr/>
      </dsp:nvSpPr>
      <dsp:spPr>
        <a:xfrm>
          <a:off x="2957920" y="2924758"/>
          <a:ext cx="872701" cy="738632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ห้องวิจัย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2957920" y="2924758"/>
        <a:ext cx="872701" cy="738632"/>
      </dsp:txXfrm>
    </dsp:sp>
    <dsp:sp modelId="{00E320D0-9F7C-4D13-859F-2D492FF7555F}">
      <dsp:nvSpPr>
        <dsp:cNvPr id="0" name=""/>
        <dsp:cNvSpPr/>
      </dsp:nvSpPr>
      <dsp:spPr>
        <a:xfrm>
          <a:off x="3950013" y="1872026"/>
          <a:ext cx="1458487" cy="49000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 </a:t>
          </a:r>
          <a:r>
            <a:rPr lang="en-US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CGM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950013" y="1872026"/>
        <a:ext cx="1458487" cy="490006"/>
      </dsp:txXfrm>
    </dsp:sp>
    <dsp:sp modelId="{7EFDADC9-DFEC-4DFE-BC96-C3EA6CA44C95}">
      <dsp:nvSpPr>
        <dsp:cNvPr id="0" name=""/>
        <dsp:cNvSpPr/>
      </dsp:nvSpPr>
      <dsp:spPr>
        <a:xfrm>
          <a:off x="3950013" y="2529999"/>
          <a:ext cx="1471765" cy="49000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 </a:t>
          </a:r>
          <a:r>
            <a:rPr lang="en-US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ISERL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950013" y="2529999"/>
        <a:ext cx="1471765" cy="490006"/>
      </dsp:txXfrm>
    </dsp:sp>
    <dsp:sp modelId="{282575FC-AC65-4F66-A401-5CFF8FAA8D7F}">
      <dsp:nvSpPr>
        <dsp:cNvPr id="0" name=""/>
        <dsp:cNvSpPr/>
      </dsp:nvSpPr>
      <dsp:spPr>
        <a:xfrm>
          <a:off x="3954328" y="3187900"/>
          <a:ext cx="1467108" cy="49000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 </a:t>
          </a:r>
          <a:r>
            <a:rPr lang="en-US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KST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954328" y="3187900"/>
        <a:ext cx="1467108" cy="490006"/>
      </dsp:txXfrm>
    </dsp:sp>
    <dsp:sp modelId="{EF1FAA15-CDED-4184-930A-91B05FD3C0C9}">
      <dsp:nvSpPr>
        <dsp:cNvPr id="0" name=""/>
        <dsp:cNvSpPr/>
      </dsp:nvSpPr>
      <dsp:spPr>
        <a:xfrm>
          <a:off x="3950013" y="3845836"/>
          <a:ext cx="1495562" cy="49000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 </a:t>
          </a:r>
          <a:r>
            <a:rPr lang="en-US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MSCIM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950013" y="3845836"/>
        <a:ext cx="1495562" cy="490006"/>
      </dsp:txXfrm>
    </dsp:sp>
    <dsp:sp modelId="{EF96AC02-3C1F-48FE-933B-2BC35C6C006B}">
      <dsp:nvSpPr>
        <dsp:cNvPr id="0" name=""/>
        <dsp:cNvSpPr/>
      </dsp:nvSpPr>
      <dsp:spPr>
        <a:xfrm>
          <a:off x="3950013" y="4503774"/>
          <a:ext cx="1481810" cy="49000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 </a:t>
          </a:r>
          <a:r>
            <a:rPr lang="en-US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Linux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950013" y="4503774"/>
        <a:ext cx="1481810" cy="490006"/>
      </dsp:txXfrm>
    </dsp:sp>
    <dsp:sp modelId="{C567255C-4F32-4670-B3E9-A23F58A4E4D9}">
      <dsp:nvSpPr>
        <dsp:cNvPr id="0" name=""/>
        <dsp:cNvSpPr/>
      </dsp:nvSpPr>
      <dsp:spPr>
        <a:xfrm>
          <a:off x="3950013" y="5161710"/>
          <a:ext cx="1480416" cy="49000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ห้องปฏิบัติการวิจัยนวัตกรรมการประมวลผล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950013" y="5161710"/>
        <a:ext cx="1480416" cy="490006"/>
      </dsp:txXfrm>
    </dsp:sp>
    <dsp:sp modelId="{2CC86300-4E19-4B93-A4FF-64D82C8A073A}">
      <dsp:nvSpPr>
        <dsp:cNvPr id="0" name=""/>
        <dsp:cNvSpPr/>
      </dsp:nvSpPr>
      <dsp:spPr>
        <a:xfrm>
          <a:off x="790228" y="4075017"/>
          <a:ext cx="2515913" cy="59578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ผู้อำนวยการเขตอุตสาหกรรมซอฟต์แวร์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ภาคตะวันออก มหาวิทยาลัยบูรพา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790228" y="4075017"/>
        <a:ext cx="2515913" cy="595787"/>
      </dsp:txXfrm>
    </dsp:sp>
    <dsp:sp modelId="{98B138E5-C58B-4F27-8C86-8D6FC15D46B2}">
      <dsp:nvSpPr>
        <dsp:cNvPr id="0" name=""/>
        <dsp:cNvSpPr/>
      </dsp:nvSpPr>
      <dsp:spPr>
        <a:xfrm>
          <a:off x="790228" y="4749497"/>
          <a:ext cx="2515913" cy="547810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รองคณบดีฝ่ายวิชาการ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790228" y="4749497"/>
        <a:ext cx="2515913" cy="547810"/>
      </dsp:txXfrm>
    </dsp:sp>
    <dsp:sp modelId="{43A2D9FF-F9D7-4F69-98FA-7A091162B842}">
      <dsp:nvSpPr>
        <dsp:cNvPr id="0" name=""/>
        <dsp:cNvSpPr/>
      </dsp:nvSpPr>
      <dsp:spPr>
        <a:xfrm>
          <a:off x="790228" y="5376000"/>
          <a:ext cx="2515913" cy="80602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รองคณบดีฝ่ายแผนงาน วิจัย และบริการวิชาการ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790228" y="5376000"/>
        <a:ext cx="2515913" cy="806027"/>
      </dsp:txXfrm>
    </dsp:sp>
    <dsp:sp modelId="{EDFCA753-6175-49B9-AEF2-9F18F08E2C1E}">
      <dsp:nvSpPr>
        <dsp:cNvPr id="0" name=""/>
        <dsp:cNvSpPr/>
      </dsp:nvSpPr>
      <dsp:spPr>
        <a:xfrm>
          <a:off x="790228" y="6260719"/>
          <a:ext cx="2515913" cy="53294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รองคณบดีฝ่ายประกันคุณภาพและสหกิจศึกษา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790228" y="6260719"/>
        <a:ext cx="2515913" cy="532944"/>
      </dsp:txXfrm>
    </dsp:sp>
    <dsp:sp modelId="{860EBD7E-620B-429B-854D-D97B55690A8A}">
      <dsp:nvSpPr>
        <dsp:cNvPr id="0" name=""/>
        <dsp:cNvSpPr/>
      </dsp:nvSpPr>
      <dsp:spPr>
        <a:xfrm>
          <a:off x="790228" y="6872356"/>
          <a:ext cx="2515913" cy="51311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รองคณบดีฝ่ายกิจการนิสิตและกิจการพิเศษ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790228" y="6872356"/>
        <a:ext cx="2515913" cy="5131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78745-C8A2-44AE-A36D-FF62E50D3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55</Pages>
  <Words>8598</Words>
  <Characters>49014</Characters>
  <Application>Microsoft Office Word</Application>
  <DocSecurity>0</DocSecurity>
  <Lines>408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Pahommie</dc:creator>
  <cp:keywords/>
  <dc:description/>
  <cp:lastModifiedBy>Windows User</cp:lastModifiedBy>
  <cp:revision>2</cp:revision>
  <cp:lastPrinted>2015-05-30T21:29:00Z</cp:lastPrinted>
  <dcterms:created xsi:type="dcterms:W3CDTF">2017-11-06T01:49:00Z</dcterms:created>
  <dcterms:modified xsi:type="dcterms:W3CDTF">2017-11-06T01:49:00Z</dcterms:modified>
</cp:coreProperties>
</file>